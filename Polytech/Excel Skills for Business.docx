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color w:val="333333"/>
          <w:sz w:val="36"/>
          <w:szCs w:val="36"/>
        </w:rPr>
      </w:pPr>
      <w:r w:rsidDel="00000000" w:rsidR="00000000" w:rsidRPr="00000000">
        <w:rPr>
          <w:b w:val="1"/>
          <w:color w:val="333333"/>
          <w:sz w:val="36"/>
          <w:szCs w:val="36"/>
          <w:rtl w:val="0"/>
        </w:rPr>
        <w:t xml:space="preserve">1Excel Skills for Business - специализация</w:t>
      </w:r>
    </w:p>
    <w:p w:rsidR="00000000" w:rsidDel="00000000" w:rsidP="00000000" w:rsidRDefault="00000000" w:rsidRPr="00000000" w14:paraId="00000001">
      <w:pPr>
        <w:jc w:val="center"/>
        <w:rPr>
          <w:b w:val="1"/>
          <w:color w:val="333333"/>
          <w:sz w:val="36"/>
          <w:szCs w:val="36"/>
        </w:rPr>
      </w:pPr>
      <w:r w:rsidDel="00000000" w:rsidR="00000000" w:rsidRPr="00000000">
        <w:rPr>
          <w:rtl w:val="0"/>
        </w:rPr>
      </w:r>
    </w:p>
    <w:p w:rsidR="00000000" w:rsidDel="00000000" w:rsidP="00000000" w:rsidRDefault="00000000" w:rsidRPr="00000000" w14:paraId="00000002">
      <w:pPr>
        <w:ind w:left="0" w:firstLine="0"/>
        <w:rPr>
          <w:b w:val="1"/>
          <w:color w:val="333333"/>
          <w:sz w:val="28"/>
          <w:szCs w:val="28"/>
        </w:rPr>
      </w:pPr>
      <w:r w:rsidDel="00000000" w:rsidR="00000000" w:rsidRPr="00000000">
        <w:rPr>
          <w:b w:val="1"/>
          <w:color w:val="333333"/>
          <w:sz w:val="28"/>
          <w:szCs w:val="28"/>
          <w:rtl w:val="0"/>
        </w:rPr>
        <w:t xml:space="preserve">Excel Skills for Business: Essentials - 1 курс</w:t>
      </w:r>
    </w:p>
    <w:p w:rsidR="00000000" w:rsidDel="00000000" w:rsidP="00000000" w:rsidRDefault="00000000" w:rsidRPr="00000000" w14:paraId="00000003">
      <w:pPr>
        <w:pStyle w:val="Heading3"/>
        <w:rPr/>
      </w:pPr>
      <w:bookmarkStart w:colFirst="0" w:colLast="0" w:name="_tef4jw6e379" w:id="0"/>
      <w:bookmarkEnd w:id="0"/>
      <w:r w:rsidDel="00000000" w:rsidR="00000000" w:rsidRPr="00000000">
        <w:rPr>
          <w:rtl w:val="0"/>
        </w:rPr>
        <w:t xml:space="preserve">Тест 1</w:t>
      </w:r>
      <w:r w:rsidDel="00000000" w:rsidR="00000000" w:rsidRPr="00000000">
        <w:rPr>
          <w:rtl w:val="0"/>
        </w:rPr>
      </w:r>
    </w:p>
    <w:p w:rsidR="00000000" w:rsidDel="00000000" w:rsidP="00000000" w:rsidRDefault="00000000" w:rsidRPr="00000000" w14:paraId="00000004">
      <w:pPr>
        <w:ind w:left="0" w:firstLine="0"/>
        <w:rPr>
          <w:b w:val="1"/>
          <w:color w:val="333333"/>
          <w:sz w:val="21"/>
          <w:szCs w:val="21"/>
        </w:rPr>
      </w:pPr>
      <w:r w:rsidDel="00000000" w:rsidR="00000000" w:rsidRPr="00000000">
        <w:rPr>
          <w:color w:val="333333"/>
          <w:sz w:val="24"/>
          <w:szCs w:val="24"/>
          <w:rtl w:val="0"/>
        </w:rPr>
        <w:t xml:space="preserve">1.1</w:t>
      </w:r>
      <w:r w:rsidDel="00000000" w:rsidR="00000000" w:rsidRPr="00000000">
        <w:rPr>
          <w:color w:val="333333"/>
          <w:sz w:val="21"/>
          <w:szCs w:val="21"/>
          <w:rtl w:val="0"/>
        </w:rPr>
        <w:t xml:space="preserve">The large toolbar that stretches across the top of the Excel window is known as the </w:t>
      </w:r>
      <w:r w:rsidDel="00000000" w:rsidR="00000000" w:rsidRPr="00000000">
        <w:rPr>
          <w:b w:val="1"/>
          <w:color w:val="333333"/>
          <w:sz w:val="21"/>
          <w:szCs w:val="21"/>
          <w:rtl w:val="0"/>
        </w:rPr>
        <w:t xml:space="preserve">Excel bar (false)</w:t>
      </w:r>
    </w:p>
    <w:p w:rsidR="00000000" w:rsidDel="00000000" w:rsidP="00000000" w:rsidRDefault="00000000" w:rsidRPr="00000000" w14:paraId="00000005">
      <w:pPr>
        <w:ind w:left="0" w:firstLine="0"/>
        <w:rPr>
          <w:color w:val="333333"/>
          <w:sz w:val="21"/>
          <w:szCs w:val="21"/>
          <w:highlight w:val="white"/>
        </w:rPr>
      </w:pPr>
      <w:r w:rsidDel="00000000" w:rsidR="00000000" w:rsidRPr="00000000">
        <w:rPr>
          <w:color w:val="333333"/>
          <w:sz w:val="21"/>
          <w:szCs w:val="21"/>
          <w:highlight w:val="white"/>
          <w:rtl w:val="0"/>
        </w:rPr>
        <w:t xml:space="preserve">1.2 The large toolbar that stretches across the top of the Excel window is known as the </w:t>
      </w:r>
      <w:r w:rsidDel="00000000" w:rsidR="00000000" w:rsidRPr="00000000">
        <w:rPr>
          <w:b w:val="1"/>
          <w:color w:val="333333"/>
          <w:sz w:val="21"/>
          <w:szCs w:val="21"/>
          <w:rtl w:val="0"/>
        </w:rPr>
        <w:t xml:space="preserve">Ribbon</w:t>
      </w:r>
      <w:r w:rsidDel="00000000" w:rsidR="00000000" w:rsidRPr="00000000">
        <w:rPr>
          <w:color w:val="333333"/>
          <w:sz w:val="21"/>
          <w:szCs w:val="21"/>
          <w:highlight w:val="white"/>
          <w:rtl w:val="0"/>
        </w:rPr>
        <w:t xml:space="preserve">.</w:t>
      </w:r>
    </w:p>
    <w:p w:rsidR="00000000" w:rsidDel="00000000" w:rsidP="00000000" w:rsidRDefault="00000000" w:rsidRPr="00000000" w14:paraId="00000006">
      <w:pPr>
        <w:ind w:left="0" w:firstLine="0"/>
        <w:rPr>
          <w:b w:val="1"/>
          <w:color w:val="333333"/>
          <w:sz w:val="34"/>
          <w:szCs w:val="34"/>
          <w:highlight w:val="white"/>
        </w:rPr>
      </w:pPr>
      <w:r w:rsidDel="00000000" w:rsidR="00000000" w:rsidRPr="00000000">
        <w:rPr>
          <w:b w:val="1"/>
          <w:color w:val="333333"/>
          <w:sz w:val="21"/>
          <w:szCs w:val="21"/>
          <w:highlight w:val="white"/>
          <w:rtl w:val="0"/>
        </w:rPr>
        <w:t xml:space="preserve">(true)</w:t>
      </w:r>
      <w:r w:rsidDel="00000000" w:rsidR="00000000" w:rsidRPr="00000000">
        <w:rPr>
          <w:rtl w:val="0"/>
        </w:rPr>
      </w:r>
    </w:p>
    <w:p w:rsidR="00000000" w:rsidDel="00000000" w:rsidP="00000000" w:rsidRDefault="00000000" w:rsidRPr="00000000" w14:paraId="00000007">
      <w:pPr>
        <w:spacing w:after="160" w:line="240" w:lineRule="auto"/>
        <w:rPr>
          <w:color w:val="333333"/>
          <w:sz w:val="21"/>
          <w:szCs w:val="21"/>
          <w:highlight w:val="white"/>
        </w:rPr>
      </w:pPr>
      <w:r w:rsidDel="00000000" w:rsidR="00000000" w:rsidRPr="00000000">
        <w:rPr>
          <w:rtl w:val="0"/>
        </w:rPr>
      </w:r>
    </w:p>
    <w:p w:rsidR="00000000" w:rsidDel="00000000" w:rsidP="00000000" w:rsidRDefault="00000000" w:rsidRPr="00000000" w14:paraId="00000008">
      <w:pPr>
        <w:spacing w:after="160" w:line="240" w:lineRule="auto"/>
        <w:rPr>
          <w:b w:val="1"/>
          <w:color w:val="333333"/>
          <w:sz w:val="21"/>
          <w:szCs w:val="21"/>
          <w:highlight w:val="white"/>
        </w:rPr>
      </w:pPr>
      <w:r w:rsidDel="00000000" w:rsidR="00000000" w:rsidRPr="00000000">
        <w:rPr>
          <w:color w:val="333333"/>
          <w:sz w:val="21"/>
          <w:szCs w:val="21"/>
          <w:highlight w:val="white"/>
          <w:rtl w:val="0"/>
        </w:rPr>
        <w:t xml:space="preserve">2.1The Excel Ribbon can be minimised or collapsed by double-clicking (single-clicking for Mac) on one of the Ribbon Tabs.</w:t>
        <w:br w:type="textWrapping"/>
      </w: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09">
      <w:pPr>
        <w:spacing w:after="160" w:line="240" w:lineRule="auto"/>
        <w:rPr>
          <w:b w:val="1"/>
          <w:color w:val="333333"/>
          <w:sz w:val="21"/>
          <w:szCs w:val="21"/>
          <w:highlight w:val="white"/>
        </w:rPr>
      </w:pPr>
      <w:r w:rsidDel="00000000" w:rsidR="00000000" w:rsidRPr="00000000">
        <w:rPr>
          <w:rtl w:val="0"/>
        </w:rPr>
      </w:r>
    </w:p>
    <w:p w:rsidR="00000000" w:rsidDel="00000000" w:rsidP="00000000" w:rsidRDefault="00000000" w:rsidRPr="00000000" w14:paraId="0000000A">
      <w:pPr>
        <w:ind w:left="0" w:firstLine="0"/>
        <w:rPr>
          <w:color w:val="333333"/>
          <w:sz w:val="21"/>
          <w:szCs w:val="21"/>
          <w:highlight w:val="white"/>
        </w:rPr>
      </w:pPr>
      <w:r w:rsidDel="00000000" w:rsidR="00000000" w:rsidRPr="00000000">
        <w:rPr>
          <w:color w:val="333333"/>
          <w:sz w:val="21"/>
          <w:szCs w:val="21"/>
          <w:highlight w:val="white"/>
          <w:rtl w:val="0"/>
        </w:rPr>
        <w:t xml:space="preserve">3.1Columns are referenced using numbers.</w:t>
      </w:r>
    </w:p>
    <w:p w:rsidR="00000000" w:rsidDel="00000000" w:rsidP="00000000" w:rsidRDefault="00000000" w:rsidRPr="00000000" w14:paraId="0000000B">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(false)</w:t>
      </w:r>
    </w:p>
    <w:p w:rsidR="00000000" w:rsidDel="00000000" w:rsidP="00000000" w:rsidRDefault="00000000" w:rsidRPr="00000000" w14:paraId="0000000C">
      <w:pPr>
        <w:ind w:left="0" w:firstLine="0"/>
        <w:rPr>
          <w:color w:val="333333"/>
          <w:sz w:val="21"/>
          <w:szCs w:val="21"/>
          <w:highlight w:val="white"/>
        </w:rPr>
      </w:pPr>
      <w:r w:rsidDel="00000000" w:rsidR="00000000" w:rsidRPr="00000000">
        <w:rPr>
          <w:color w:val="333333"/>
          <w:sz w:val="21"/>
          <w:szCs w:val="21"/>
          <w:highlight w:val="white"/>
          <w:rtl w:val="0"/>
        </w:rPr>
        <w:t xml:space="preserve">3.2 Columns are referenced using letters of the alphabet.</w:t>
      </w:r>
    </w:p>
    <w:p w:rsidR="00000000" w:rsidDel="00000000" w:rsidP="00000000" w:rsidRDefault="00000000" w:rsidRPr="00000000" w14:paraId="0000000D">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0E">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0F">
      <w:pPr>
        <w:ind w:left="0" w:firstLine="0"/>
        <w:rPr>
          <w:color w:val="333333"/>
          <w:sz w:val="21"/>
          <w:szCs w:val="21"/>
          <w:highlight w:val="white"/>
        </w:rPr>
      </w:pPr>
      <w:r w:rsidDel="00000000" w:rsidR="00000000" w:rsidRPr="00000000">
        <w:rPr>
          <w:color w:val="333333"/>
          <w:sz w:val="21"/>
          <w:szCs w:val="21"/>
          <w:highlight w:val="white"/>
          <w:rtl w:val="0"/>
        </w:rPr>
        <w:t xml:space="preserve">4.1 Rows are referenced using letters of the alphabet.</w:t>
      </w:r>
    </w:p>
    <w:p w:rsidR="00000000" w:rsidDel="00000000" w:rsidP="00000000" w:rsidRDefault="00000000" w:rsidRPr="00000000" w14:paraId="00000010">
      <w:pPr>
        <w:ind w:left="0" w:firstLine="0"/>
        <w:rPr>
          <w:color w:val="333333"/>
          <w:sz w:val="21"/>
          <w:szCs w:val="21"/>
          <w:highlight w:val="white"/>
        </w:rPr>
      </w:pPr>
      <w:r w:rsidDel="00000000" w:rsidR="00000000" w:rsidRPr="00000000">
        <w:rPr>
          <w:b w:val="1"/>
          <w:color w:val="333333"/>
          <w:sz w:val="21"/>
          <w:szCs w:val="21"/>
          <w:highlight w:val="white"/>
          <w:rtl w:val="0"/>
        </w:rPr>
        <w:t xml:space="preserve">(false)</w:t>
        <w:br w:type="textWrapping"/>
      </w:r>
      <w:r w:rsidDel="00000000" w:rsidR="00000000" w:rsidRPr="00000000">
        <w:rPr>
          <w:color w:val="333333"/>
          <w:sz w:val="21"/>
          <w:szCs w:val="21"/>
          <w:highlight w:val="white"/>
          <w:rtl w:val="0"/>
        </w:rPr>
        <w:t xml:space="preserve">4.2Rows are referenced using numbers.</w:t>
      </w:r>
    </w:p>
    <w:p w:rsidR="00000000" w:rsidDel="00000000" w:rsidP="00000000" w:rsidRDefault="00000000" w:rsidRPr="00000000" w14:paraId="00000011">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12">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13">
      <w:pPr>
        <w:ind w:left="0" w:firstLine="0"/>
        <w:rPr>
          <w:color w:val="333333"/>
          <w:sz w:val="21"/>
          <w:szCs w:val="21"/>
          <w:highlight w:val="white"/>
        </w:rPr>
      </w:pPr>
      <w:r w:rsidDel="00000000" w:rsidR="00000000" w:rsidRPr="00000000">
        <w:rPr>
          <w:color w:val="333333"/>
          <w:sz w:val="21"/>
          <w:szCs w:val="21"/>
          <w:highlight w:val="white"/>
          <w:rtl w:val="0"/>
        </w:rPr>
        <w:t xml:space="preserve">5.The first cell (top-left) in a standard Excel spreadsheet is known as </w:t>
      </w:r>
      <w:r w:rsidDel="00000000" w:rsidR="00000000" w:rsidRPr="00000000">
        <w:rPr>
          <w:b w:val="1"/>
          <w:color w:val="333333"/>
          <w:sz w:val="21"/>
          <w:szCs w:val="21"/>
          <w:highlight w:val="white"/>
          <w:rtl w:val="0"/>
        </w:rPr>
        <w:t xml:space="preserve">1A</w:t>
      </w:r>
      <w:r w:rsidDel="00000000" w:rsidR="00000000" w:rsidRPr="00000000">
        <w:rPr>
          <w:color w:val="333333"/>
          <w:sz w:val="21"/>
          <w:szCs w:val="21"/>
          <w:highlight w:val="white"/>
          <w:rtl w:val="0"/>
        </w:rPr>
        <w:t xml:space="preserve">.</w:t>
      </w:r>
    </w:p>
    <w:p w:rsidR="00000000" w:rsidDel="00000000" w:rsidP="00000000" w:rsidRDefault="00000000" w:rsidRPr="00000000" w14:paraId="00000014">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(false)</w:t>
      </w:r>
    </w:p>
    <w:p w:rsidR="00000000" w:rsidDel="00000000" w:rsidP="00000000" w:rsidRDefault="00000000" w:rsidRPr="00000000" w14:paraId="00000015">
      <w:pPr>
        <w:ind w:left="0" w:firstLine="0"/>
        <w:rPr>
          <w:b w:val="1"/>
          <w:color w:val="333333"/>
          <w:sz w:val="21"/>
          <w:szCs w:val="21"/>
          <w:highlight w:val="white"/>
        </w:rPr>
      </w:pPr>
      <w:r w:rsidDel="00000000" w:rsidR="00000000" w:rsidRPr="00000000">
        <w:rPr>
          <w:rtl w:val="0"/>
        </w:rPr>
      </w:r>
    </w:p>
    <w:p w:rsidR="00000000" w:rsidDel="00000000" w:rsidP="00000000" w:rsidRDefault="00000000" w:rsidRPr="00000000" w14:paraId="00000016">
      <w:pPr>
        <w:ind w:left="0" w:firstLine="0"/>
        <w:rPr>
          <w:color w:val="333333"/>
          <w:sz w:val="21"/>
          <w:szCs w:val="21"/>
          <w:highlight w:val="white"/>
        </w:rPr>
      </w:pPr>
      <w:r w:rsidDel="00000000" w:rsidR="00000000" w:rsidRPr="00000000">
        <w:rPr>
          <w:color w:val="333333"/>
          <w:sz w:val="21"/>
          <w:szCs w:val="21"/>
          <w:highlight w:val="white"/>
          <w:rtl w:val="0"/>
        </w:rPr>
        <w:t xml:space="preserve">6.1Cell A2 is to the left of cell A3.</w:t>
      </w:r>
    </w:p>
    <w:p w:rsidR="00000000" w:rsidDel="00000000" w:rsidP="00000000" w:rsidRDefault="00000000" w:rsidRPr="00000000" w14:paraId="00000017">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(false)</w:t>
      </w:r>
    </w:p>
    <w:p w:rsidR="00000000" w:rsidDel="00000000" w:rsidP="00000000" w:rsidRDefault="00000000" w:rsidRPr="00000000" w14:paraId="00000018">
      <w:pPr>
        <w:ind w:left="0" w:firstLine="0"/>
        <w:rPr>
          <w:color w:val="333333"/>
          <w:sz w:val="21"/>
          <w:szCs w:val="21"/>
          <w:highlight w:val="white"/>
        </w:rPr>
      </w:pPr>
      <w:r w:rsidDel="00000000" w:rsidR="00000000" w:rsidRPr="00000000">
        <w:rPr>
          <w:color w:val="333333"/>
          <w:sz w:val="21"/>
          <w:szCs w:val="21"/>
          <w:highlight w:val="white"/>
          <w:rtl w:val="0"/>
        </w:rPr>
        <w:t xml:space="preserve">6.2 Cell </w:t>
      </w:r>
      <w:r w:rsidDel="00000000" w:rsidR="00000000" w:rsidRPr="00000000">
        <w:rPr>
          <w:b w:val="1"/>
          <w:color w:val="333333"/>
          <w:sz w:val="21"/>
          <w:szCs w:val="21"/>
          <w:highlight w:val="white"/>
          <w:rtl w:val="0"/>
        </w:rPr>
        <w:t xml:space="preserve">A2</w:t>
      </w:r>
      <w:r w:rsidDel="00000000" w:rsidR="00000000" w:rsidRPr="00000000">
        <w:rPr>
          <w:color w:val="333333"/>
          <w:sz w:val="21"/>
          <w:szCs w:val="21"/>
          <w:highlight w:val="white"/>
          <w:rtl w:val="0"/>
        </w:rPr>
        <w:t xml:space="preserve"> is above cell </w:t>
      </w:r>
      <w:r w:rsidDel="00000000" w:rsidR="00000000" w:rsidRPr="00000000">
        <w:rPr>
          <w:b w:val="1"/>
          <w:color w:val="333333"/>
          <w:sz w:val="21"/>
          <w:szCs w:val="21"/>
          <w:highlight w:val="white"/>
          <w:rtl w:val="0"/>
        </w:rPr>
        <w:t xml:space="preserve">A3</w:t>
      </w:r>
      <w:r w:rsidDel="00000000" w:rsidR="00000000" w:rsidRPr="00000000">
        <w:rPr>
          <w:color w:val="333333"/>
          <w:sz w:val="21"/>
          <w:szCs w:val="21"/>
          <w:highlight w:val="white"/>
          <w:rtl w:val="0"/>
        </w:rPr>
        <w:t xml:space="preserve">.</w:t>
      </w:r>
    </w:p>
    <w:p w:rsidR="00000000" w:rsidDel="00000000" w:rsidP="00000000" w:rsidRDefault="00000000" w:rsidRPr="00000000" w14:paraId="00000019">
      <w:pPr>
        <w:spacing w:line="240" w:lineRule="auto"/>
        <w:ind w:left="0" w:firstLine="0"/>
        <w:rPr>
          <w:b w:val="1"/>
          <w:color w:val="333333"/>
          <w:sz w:val="21"/>
          <w:szCs w:val="21"/>
          <w:highlight w:val="white"/>
        </w:rPr>
      </w:pPr>
      <w:r w:rsidDel="00000000" w:rsidR="00000000" w:rsidRPr="00000000">
        <w:rPr>
          <w:b w:val="1"/>
          <w:color w:val="333333"/>
          <w:sz w:val="21"/>
          <w:szCs w:val="21"/>
          <w:highlight w:val="white"/>
          <w:rtl w:val="0"/>
        </w:rPr>
        <w:t xml:space="preserve">(true)</w:t>
        <w:br w:type="textWrapping"/>
      </w:r>
      <w:r w:rsidDel="00000000" w:rsidR="00000000" w:rsidRPr="00000000">
        <w:rPr>
          <w:color w:val="333333"/>
          <w:sz w:val="21"/>
          <w:szCs w:val="21"/>
          <w:highlight w:val="white"/>
          <w:rtl w:val="0"/>
        </w:rPr>
        <w:t xml:space="preserve">6.3 Cell B2 is to the right of cell A2.</w:t>
        <w:br w:type="textWrapping"/>
      </w: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1A">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1B">
      <w:pPr>
        <w:ind w:left="0" w:firstLine="0"/>
        <w:rPr>
          <w:color w:val="333333"/>
          <w:sz w:val="21"/>
          <w:szCs w:val="21"/>
          <w:highlight w:val="white"/>
        </w:rPr>
      </w:pPr>
      <w:r w:rsidDel="00000000" w:rsidR="00000000" w:rsidRPr="00000000">
        <w:rPr>
          <w:color w:val="333333"/>
          <w:sz w:val="21"/>
          <w:szCs w:val="21"/>
          <w:highlight w:val="white"/>
          <w:rtl w:val="0"/>
        </w:rPr>
        <w:t xml:space="preserve">7.1 Cells D1, D2, D3, ..., D20 are all in the same column.</w:t>
      </w:r>
    </w:p>
    <w:p w:rsidR="00000000" w:rsidDel="00000000" w:rsidP="00000000" w:rsidRDefault="00000000" w:rsidRPr="00000000" w14:paraId="0000001C">
      <w:pPr>
        <w:ind w:left="0" w:firstLine="0"/>
        <w:rPr>
          <w:color w:val="333333"/>
          <w:sz w:val="21"/>
          <w:szCs w:val="21"/>
          <w:highlight w:val="white"/>
        </w:rPr>
      </w:pPr>
      <w:r w:rsidDel="00000000" w:rsidR="00000000" w:rsidRPr="00000000">
        <w:rPr>
          <w:b w:val="1"/>
          <w:color w:val="333333"/>
          <w:sz w:val="21"/>
          <w:szCs w:val="21"/>
          <w:highlight w:val="white"/>
          <w:rtl w:val="0"/>
        </w:rPr>
        <w:t xml:space="preserve">(true)</w:t>
        <w:br w:type="textWrapping"/>
      </w:r>
      <w:r w:rsidDel="00000000" w:rsidR="00000000" w:rsidRPr="00000000">
        <w:rPr>
          <w:color w:val="333333"/>
          <w:sz w:val="21"/>
          <w:szCs w:val="21"/>
          <w:highlight w:val="white"/>
          <w:rtl w:val="0"/>
        </w:rPr>
        <w:t xml:space="preserve">7.2 Cells A1, A2, A3, ..., A20 are all in the same row.</w:t>
      </w:r>
    </w:p>
    <w:p w:rsidR="00000000" w:rsidDel="00000000" w:rsidP="00000000" w:rsidRDefault="00000000" w:rsidRPr="00000000" w14:paraId="0000001D">
      <w:pPr>
        <w:ind w:left="0" w:firstLine="0"/>
        <w:rPr>
          <w:b w:val="1"/>
          <w:color w:val="333333"/>
          <w:sz w:val="21"/>
          <w:szCs w:val="21"/>
          <w:highlight w:val="white"/>
        </w:rPr>
      </w:pPr>
      <w:r w:rsidDel="00000000" w:rsidR="00000000" w:rsidRPr="00000000">
        <w:rPr>
          <w:b w:val="1"/>
          <w:color w:val="333333"/>
          <w:sz w:val="21"/>
          <w:szCs w:val="21"/>
          <w:highlight w:val="white"/>
          <w:rtl w:val="0"/>
        </w:rPr>
        <w:t xml:space="preserve">(false)</w:t>
        <w:br w:type="textWrapping"/>
      </w:r>
    </w:p>
    <w:p w:rsidR="00000000" w:rsidDel="00000000" w:rsidP="00000000" w:rsidRDefault="00000000" w:rsidRPr="00000000" w14:paraId="0000001E">
      <w:pPr>
        <w:rPr>
          <w:color w:val="333333"/>
          <w:sz w:val="21"/>
          <w:szCs w:val="21"/>
          <w:highlight w:val="white"/>
        </w:rPr>
      </w:pPr>
      <w:r w:rsidDel="00000000" w:rsidR="00000000" w:rsidRPr="00000000">
        <w:rPr>
          <w:color w:val="333333"/>
          <w:sz w:val="21"/>
          <w:szCs w:val="21"/>
          <w:highlight w:val="white"/>
          <w:rtl w:val="0"/>
        </w:rPr>
        <w:t xml:space="preserve">8.1 The Quick Access Toolbar can be shown above or below the ribbon</w:t>
      </w:r>
    </w:p>
    <w:p w:rsidR="00000000" w:rsidDel="00000000" w:rsidP="00000000" w:rsidRDefault="00000000" w:rsidRPr="00000000" w14:paraId="0000001F">
      <w:pPr>
        <w:spacing w:after="300" w:line="276" w:lineRule="auto"/>
        <w:rPr>
          <w:b w:val="1"/>
          <w:color w:val="333333"/>
          <w:sz w:val="21"/>
          <w:szCs w:val="21"/>
          <w:highlight w:val="white"/>
        </w:rPr>
      </w:pPr>
      <w:r w:rsidDel="00000000" w:rsidR="00000000" w:rsidRPr="00000000">
        <w:rPr>
          <w:b w:val="1"/>
          <w:color w:val="333333"/>
          <w:sz w:val="21"/>
          <w:szCs w:val="21"/>
          <w:highlight w:val="white"/>
          <w:rtl w:val="0"/>
        </w:rPr>
        <w:t xml:space="preserve">(true)</w:t>
        <w:br w:type="textWrapping"/>
      </w:r>
      <w:r w:rsidDel="00000000" w:rsidR="00000000" w:rsidRPr="00000000">
        <w:rPr>
          <w:color w:val="333333"/>
          <w:sz w:val="21"/>
          <w:szCs w:val="21"/>
          <w:highlight w:val="white"/>
          <w:rtl w:val="0"/>
        </w:rPr>
        <w:t xml:space="preserve">8.2 The Quick Access toolbar can be customised to show the tools you use most often.</w:t>
        <w:br w:type="textWrapping"/>
      </w:r>
      <w:r w:rsidDel="00000000" w:rsidR="00000000" w:rsidRPr="00000000">
        <w:rPr>
          <w:b w:val="1"/>
          <w:color w:val="333333"/>
          <w:sz w:val="21"/>
          <w:szCs w:val="21"/>
          <w:highlight w:val="white"/>
          <w:rtl w:val="0"/>
        </w:rPr>
        <w:t xml:space="preserve">(true)</w:t>
        <w:br w:type="textWrapping"/>
        <w:br w:type="textWrapping"/>
      </w:r>
      <w:r w:rsidDel="00000000" w:rsidR="00000000" w:rsidRPr="00000000">
        <w:rPr>
          <w:color w:val="333333"/>
          <w:sz w:val="21"/>
          <w:szCs w:val="21"/>
          <w:highlight w:val="white"/>
          <w:rtl w:val="0"/>
        </w:rPr>
        <w:t xml:space="preserve">9.1Clicking on cell C3 and clicking Freeze Panes will freeze the top 3 rows and the first 3 columns.</w:t>
        <w:br w:type="textWrapping"/>
      </w:r>
      <w:r w:rsidDel="00000000" w:rsidR="00000000" w:rsidRPr="00000000">
        <w:rPr>
          <w:b w:val="1"/>
          <w:color w:val="333333"/>
          <w:sz w:val="21"/>
          <w:szCs w:val="21"/>
          <w:highlight w:val="white"/>
          <w:rtl w:val="0"/>
        </w:rPr>
        <w:t xml:space="preserve">(false)</w:t>
      </w:r>
      <w:r w:rsidDel="00000000" w:rsidR="00000000" w:rsidRPr="00000000">
        <w:rPr>
          <w:color w:val="333333"/>
          <w:sz w:val="21"/>
          <w:szCs w:val="21"/>
          <w:highlight w:val="white"/>
          <w:rtl w:val="0"/>
        </w:rPr>
        <w:br w:type="textWrapping"/>
        <w:t xml:space="preserve">9.2 Clicking on cell </w:t>
      </w:r>
      <w:r w:rsidDel="00000000" w:rsidR="00000000" w:rsidRPr="00000000">
        <w:rPr>
          <w:b w:val="1"/>
          <w:color w:val="333333"/>
          <w:sz w:val="21"/>
          <w:szCs w:val="21"/>
          <w:highlight w:val="white"/>
          <w:rtl w:val="0"/>
        </w:rPr>
        <w:t xml:space="preserve">C3</w:t>
      </w:r>
      <w:r w:rsidDel="00000000" w:rsidR="00000000" w:rsidRPr="00000000">
        <w:rPr>
          <w:color w:val="333333"/>
          <w:sz w:val="21"/>
          <w:szCs w:val="21"/>
          <w:highlight w:val="white"/>
          <w:rtl w:val="0"/>
        </w:rPr>
        <w:t xml:space="preserve"> and clicking </w:t>
      </w:r>
      <w:r w:rsidDel="00000000" w:rsidR="00000000" w:rsidRPr="00000000">
        <w:rPr>
          <w:b w:val="1"/>
          <w:color w:val="333333"/>
          <w:sz w:val="21"/>
          <w:szCs w:val="21"/>
          <w:highlight w:val="white"/>
          <w:rtl w:val="0"/>
        </w:rPr>
        <w:t xml:space="preserve">Freeze Panes</w:t>
      </w:r>
      <w:r w:rsidDel="00000000" w:rsidR="00000000" w:rsidRPr="00000000">
        <w:rPr>
          <w:color w:val="333333"/>
          <w:sz w:val="21"/>
          <w:szCs w:val="21"/>
          <w:highlight w:val="white"/>
          <w:rtl w:val="0"/>
        </w:rPr>
        <w:t xml:space="preserve"> will freeze all rows above </w:t>
      </w:r>
      <w:r w:rsidDel="00000000" w:rsidR="00000000" w:rsidRPr="00000000">
        <w:rPr>
          <w:b w:val="1"/>
          <w:color w:val="333333"/>
          <w:sz w:val="21"/>
          <w:szCs w:val="21"/>
          <w:highlight w:val="white"/>
          <w:rtl w:val="0"/>
        </w:rPr>
        <w:t xml:space="preserve">C3</w:t>
      </w:r>
      <w:r w:rsidDel="00000000" w:rsidR="00000000" w:rsidRPr="00000000">
        <w:rPr>
          <w:color w:val="333333"/>
          <w:sz w:val="21"/>
          <w:szCs w:val="21"/>
          <w:highlight w:val="white"/>
          <w:rtl w:val="0"/>
        </w:rPr>
        <w:t xml:space="preserve"> and freeze all columns to the left of </w:t>
      </w:r>
      <w:r w:rsidDel="00000000" w:rsidR="00000000" w:rsidRPr="00000000">
        <w:rPr>
          <w:b w:val="1"/>
          <w:color w:val="333333"/>
          <w:sz w:val="21"/>
          <w:szCs w:val="21"/>
          <w:highlight w:val="white"/>
          <w:rtl w:val="0"/>
        </w:rPr>
        <w:t xml:space="preserve">C3</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20">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10.1You can navigate to the right-hand side of your spreadsheet using the scroll bars on the bottom right of the Excel window.</w:t>
        <w:br w:type="textWrapping"/>
      </w:r>
      <w:r w:rsidDel="00000000" w:rsidR="00000000" w:rsidRPr="00000000">
        <w:rPr>
          <w:b w:val="1"/>
          <w:color w:val="333333"/>
          <w:sz w:val="21"/>
          <w:szCs w:val="21"/>
          <w:highlight w:val="white"/>
          <w:rtl w:val="0"/>
        </w:rPr>
        <w:t xml:space="preserve">(true)</w:t>
      </w:r>
      <w:r w:rsidDel="00000000" w:rsidR="00000000" w:rsidRPr="00000000">
        <w:rPr>
          <w:color w:val="333333"/>
          <w:sz w:val="21"/>
          <w:szCs w:val="21"/>
          <w:highlight w:val="white"/>
          <w:rtl w:val="0"/>
        </w:rPr>
        <w:br w:type="textWrapping"/>
        <w:t xml:space="preserve">10.2 You can navigate to the right-hand side of your spreadsheet using the arrow keys of the keyboard.</w:t>
        <w:br w:type="textWrapping"/>
      </w:r>
      <w:r w:rsidDel="00000000" w:rsidR="00000000" w:rsidRPr="00000000">
        <w:rPr>
          <w:b w:val="1"/>
          <w:color w:val="333333"/>
          <w:sz w:val="21"/>
          <w:szCs w:val="21"/>
          <w:highlight w:val="white"/>
          <w:rtl w:val="0"/>
        </w:rPr>
        <w:t xml:space="preserve">(true)</w:t>
        <w:br w:type="textWrapping"/>
      </w:r>
      <w:r w:rsidDel="00000000" w:rsidR="00000000" w:rsidRPr="00000000">
        <w:rPr>
          <w:color w:val="333333"/>
          <w:sz w:val="21"/>
          <w:szCs w:val="21"/>
          <w:highlight w:val="white"/>
          <w:rtl w:val="0"/>
        </w:rPr>
        <w:t xml:space="preserve">10.3You can navigate to the right of your spreadsheet by scrolling the scroll wheel of your mouse.</w:t>
      </w:r>
      <w:r w:rsidDel="00000000" w:rsidR="00000000" w:rsidRPr="00000000">
        <w:rPr>
          <w:b w:val="1"/>
          <w:color w:val="333333"/>
          <w:sz w:val="21"/>
          <w:szCs w:val="21"/>
          <w:highlight w:val="white"/>
          <w:rtl w:val="0"/>
        </w:rPr>
        <w:br w:type="textWrapping"/>
        <w:t xml:space="preserve">(false)</w:t>
        <w:br w:type="textWrapping"/>
        <w:br w:type="textWrapping"/>
      </w:r>
      <w:r w:rsidDel="00000000" w:rsidR="00000000" w:rsidRPr="00000000">
        <w:rPr>
          <w:color w:val="333333"/>
          <w:sz w:val="21"/>
          <w:szCs w:val="21"/>
          <w:highlight w:val="white"/>
          <w:rtl w:val="0"/>
        </w:rPr>
        <w:t xml:space="preserve">11.1You can directly type into a cell by clicking on it and proceeding to type.</w:t>
        <w:br w:type="textWrapping"/>
      </w:r>
      <w:r w:rsidDel="00000000" w:rsidR="00000000" w:rsidRPr="00000000">
        <w:rPr>
          <w:b w:val="1"/>
          <w:color w:val="333333"/>
          <w:sz w:val="21"/>
          <w:szCs w:val="21"/>
          <w:highlight w:val="white"/>
          <w:rtl w:val="0"/>
        </w:rPr>
        <w:t xml:space="preserve">(true)</w:t>
      </w:r>
      <w:r w:rsidDel="00000000" w:rsidR="00000000" w:rsidRPr="00000000">
        <w:rPr>
          <w:color w:val="333333"/>
          <w:sz w:val="21"/>
          <w:szCs w:val="21"/>
          <w:highlight w:val="white"/>
          <w:rtl w:val="0"/>
        </w:rPr>
        <w:br w:type="textWrapping"/>
        <w:t xml:space="preserve">11.2 If you notice an error in a cell, you can move the cursor to the location of the error within a cell by double-clicking the desired location.</w:t>
        <w:br w:type="textWrapping"/>
      </w:r>
      <w:r w:rsidDel="00000000" w:rsidR="00000000" w:rsidRPr="00000000">
        <w:rPr>
          <w:b w:val="1"/>
          <w:color w:val="333333"/>
          <w:sz w:val="21"/>
          <w:szCs w:val="21"/>
          <w:highlight w:val="white"/>
          <w:rtl w:val="0"/>
        </w:rPr>
        <w:t xml:space="preserve">(true)</w:t>
        <w:br w:type="textWrapping"/>
      </w:r>
      <w:r w:rsidDel="00000000" w:rsidR="00000000" w:rsidRPr="00000000">
        <w:rPr>
          <w:color w:val="333333"/>
          <w:sz w:val="21"/>
          <w:szCs w:val="21"/>
          <w:highlight w:val="white"/>
          <w:rtl w:val="0"/>
        </w:rPr>
        <w:t xml:space="preserve">11.3 If you notice an error in a cell, you can move the cursor to the desired location in the formula bar.</w:t>
        <w:br w:type="textWrapping"/>
      </w:r>
      <w:r w:rsidDel="00000000" w:rsidR="00000000" w:rsidRPr="00000000">
        <w:rPr>
          <w:b w:val="1"/>
          <w:color w:val="333333"/>
          <w:sz w:val="21"/>
          <w:szCs w:val="21"/>
          <w:highlight w:val="white"/>
          <w:rtl w:val="0"/>
        </w:rPr>
        <w:t xml:space="preserve">(true)</w:t>
      </w:r>
      <w:r w:rsidDel="00000000" w:rsidR="00000000" w:rsidRPr="00000000">
        <w:rPr>
          <w:color w:val="333333"/>
          <w:sz w:val="21"/>
          <w:szCs w:val="21"/>
          <w:highlight w:val="white"/>
          <w:rtl w:val="0"/>
        </w:rPr>
        <w:br w:type="textWrapping"/>
        <w:t xml:space="preserve">11.4 If you notice an error in a cell, you can correct it by typing over the error.</w:t>
        <w:br w:type="textWrapping"/>
      </w:r>
      <w:r w:rsidDel="00000000" w:rsidR="00000000" w:rsidRPr="00000000">
        <w:rPr>
          <w:b w:val="1"/>
          <w:color w:val="333333"/>
          <w:sz w:val="21"/>
          <w:szCs w:val="21"/>
          <w:highlight w:val="white"/>
          <w:rtl w:val="0"/>
        </w:rPr>
        <w:t xml:space="preserve">(true)</w:t>
      </w:r>
    </w:p>
    <w:p w:rsidR="00000000" w:rsidDel="00000000" w:rsidP="00000000" w:rsidRDefault="00000000" w:rsidRPr="00000000" w14:paraId="00000021">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12 If you are typing some text that has already been entered in the same column, Excel will recommend this as a suggestion for you.</w:t>
        <w:br w:type="textWrapping"/>
      </w:r>
      <w:r w:rsidDel="00000000" w:rsidR="00000000" w:rsidRPr="00000000">
        <w:rPr>
          <w:b w:val="1"/>
          <w:color w:val="333333"/>
          <w:sz w:val="21"/>
          <w:szCs w:val="21"/>
          <w:highlight w:val="white"/>
          <w:rtl w:val="0"/>
        </w:rPr>
        <w:t xml:space="preserve">(true)</w:t>
        <w:br w:type="textWrapping"/>
        <w:br w:type="textWrapping"/>
      </w:r>
      <w:r w:rsidDel="00000000" w:rsidR="00000000" w:rsidRPr="00000000">
        <w:rPr>
          <w:color w:val="333333"/>
          <w:sz w:val="21"/>
          <w:szCs w:val="21"/>
          <w:highlight w:val="white"/>
          <w:rtl w:val="0"/>
        </w:rPr>
        <w:t xml:space="preserve">13.1You cannot copy and paste numbers into Excel from another Office software such as Microsoft Word.</w:t>
      </w:r>
      <w:r w:rsidDel="00000000" w:rsidR="00000000" w:rsidRPr="00000000">
        <w:rPr>
          <w:b w:val="1"/>
          <w:color w:val="333333"/>
          <w:sz w:val="21"/>
          <w:szCs w:val="21"/>
          <w:highlight w:val="white"/>
          <w:rtl w:val="0"/>
        </w:rPr>
        <w:br w:type="textWrapping"/>
        <w:t xml:space="preserve">(false)</w:t>
        <w:br w:type="textWrapping"/>
      </w:r>
      <w:r w:rsidDel="00000000" w:rsidR="00000000" w:rsidRPr="00000000">
        <w:rPr>
          <w:color w:val="333333"/>
          <w:sz w:val="21"/>
          <w:szCs w:val="21"/>
          <w:highlight w:val="white"/>
          <w:rtl w:val="0"/>
        </w:rPr>
        <w:t xml:space="preserve">13.2 You cannot copy and paste text into Excel from another Office software such as Microsoft Word.</w:t>
        <w:br w:type="textWrapping"/>
      </w:r>
      <w:r w:rsidDel="00000000" w:rsidR="00000000" w:rsidRPr="00000000">
        <w:rPr>
          <w:b w:val="1"/>
          <w:color w:val="333333"/>
          <w:sz w:val="21"/>
          <w:szCs w:val="21"/>
          <w:highlight w:val="white"/>
          <w:rtl w:val="0"/>
        </w:rPr>
        <w:t xml:space="preserve">(false)</w:t>
        <w:br w:type="textWrapping"/>
      </w:r>
      <w:r w:rsidDel="00000000" w:rsidR="00000000" w:rsidRPr="00000000">
        <w:rPr>
          <w:color w:val="333333"/>
          <w:sz w:val="21"/>
          <w:szCs w:val="21"/>
          <w:highlight w:val="white"/>
          <w:rtl w:val="0"/>
        </w:rPr>
        <w:t xml:space="preserve">13.3You can copy and paste in Excel in a similar way to how you can copy and paste in Microsoft Word.</w:t>
        <w:br w:type="textWrapping"/>
      </w:r>
      <w:r w:rsidDel="00000000" w:rsidR="00000000" w:rsidRPr="00000000">
        <w:rPr>
          <w:b w:val="1"/>
          <w:color w:val="333333"/>
          <w:sz w:val="21"/>
          <w:szCs w:val="21"/>
          <w:highlight w:val="white"/>
          <w:rtl w:val="0"/>
        </w:rPr>
        <w:t xml:space="preserve">(true)</w:t>
        <w:br w:type="textWrapping"/>
        <w:br w:type="textWrapping"/>
      </w:r>
      <w:r w:rsidDel="00000000" w:rsidR="00000000" w:rsidRPr="00000000">
        <w:rPr>
          <w:color w:val="333333"/>
          <w:sz w:val="21"/>
          <w:szCs w:val="21"/>
          <w:highlight w:val="white"/>
          <w:rtl w:val="0"/>
        </w:rPr>
        <w:t xml:space="preserve">14.If you want to remove some information from your spreadsheet, you can highlight this information and press Delete.</w:t>
        <w:br w:type="textWrapping"/>
      </w:r>
      <w:r w:rsidDel="00000000" w:rsidR="00000000" w:rsidRPr="00000000">
        <w:rPr>
          <w:b w:val="1"/>
          <w:color w:val="333333"/>
          <w:sz w:val="21"/>
          <w:szCs w:val="21"/>
          <w:highlight w:val="white"/>
          <w:rtl w:val="0"/>
        </w:rPr>
        <w:t xml:space="preserve">(true)</w:t>
        <w:br w:type="textWrapping"/>
        <w:br w:type="textWrapping"/>
      </w:r>
      <w:r w:rsidDel="00000000" w:rsidR="00000000" w:rsidRPr="00000000">
        <w:rPr>
          <w:color w:val="333333"/>
          <w:sz w:val="21"/>
          <w:szCs w:val="21"/>
          <w:highlight w:val="white"/>
          <w:rtl w:val="0"/>
        </w:rPr>
        <w:t xml:space="preserve">15.1 It is impossible to reverse more than one task at a time in Excel using the </w:t>
      </w:r>
      <w:r w:rsidDel="00000000" w:rsidR="00000000" w:rsidRPr="00000000">
        <w:rPr>
          <w:b w:val="1"/>
          <w:color w:val="333333"/>
          <w:sz w:val="21"/>
          <w:szCs w:val="21"/>
          <w:highlight w:val="white"/>
          <w:rtl w:val="0"/>
        </w:rPr>
        <w:t xml:space="preserve">Undo</w:t>
      </w:r>
      <w:r w:rsidDel="00000000" w:rsidR="00000000" w:rsidRPr="00000000">
        <w:rPr>
          <w:color w:val="333333"/>
          <w:sz w:val="21"/>
          <w:szCs w:val="21"/>
          <w:highlight w:val="white"/>
          <w:rtl w:val="0"/>
        </w:rPr>
        <w:t xml:space="preserve"> tool.</w:t>
        <w:br w:type="textWrapping"/>
      </w:r>
      <w:r w:rsidDel="00000000" w:rsidR="00000000" w:rsidRPr="00000000">
        <w:rPr>
          <w:b w:val="1"/>
          <w:color w:val="333333"/>
          <w:sz w:val="21"/>
          <w:szCs w:val="21"/>
          <w:highlight w:val="white"/>
          <w:rtl w:val="0"/>
        </w:rPr>
        <w:t xml:space="preserve">(false)</w:t>
      </w:r>
    </w:p>
    <w:p w:rsidR="00000000" w:rsidDel="00000000" w:rsidP="00000000" w:rsidRDefault="00000000" w:rsidRPr="00000000" w14:paraId="00000022">
      <w:pPr>
        <w:spacing w:after="300" w:line="276" w:lineRule="auto"/>
        <w:rPr>
          <w:b w:val="1"/>
          <w:color w:val="333333"/>
          <w:sz w:val="21"/>
          <w:szCs w:val="21"/>
          <w:highlight w:val="white"/>
        </w:rPr>
      </w:pPr>
      <w:r w:rsidDel="00000000" w:rsidR="00000000" w:rsidRPr="00000000">
        <w:rPr>
          <w:color w:val="333333"/>
          <w:sz w:val="21"/>
          <w:szCs w:val="21"/>
          <w:highlight w:val="white"/>
          <w:rtl w:val="0"/>
        </w:rPr>
        <w:br w:type="textWrapping"/>
        <w:t xml:space="preserve">15.2 If you want to reverse most previously conducted tasks, you can click the Undo button at the top left of the Excel window.</w:t>
        <w:br w:type="textWrapping"/>
      </w:r>
      <w:r w:rsidDel="00000000" w:rsidR="00000000" w:rsidRPr="00000000">
        <w:rPr>
          <w:b w:val="1"/>
          <w:color w:val="333333"/>
          <w:sz w:val="21"/>
          <w:szCs w:val="21"/>
          <w:highlight w:val="white"/>
          <w:rtl w:val="0"/>
        </w:rPr>
        <w:t xml:space="preserve">(true)</w:t>
        <w:br w:type="textWrapping"/>
        <w:br w:type="textWrapping"/>
      </w:r>
      <w:r w:rsidDel="00000000" w:rsidR="00000000" w:rsidRPr="00000000">
        <w:rPr>
          <w:color w:val="434343"/>
          <w:sz w:val="28"/>
          <w:szCs w:val="28"/>
          <w:rtl w:val="0"/>
        </w:rPr>
        <w:t xml:space="preserve">Тест 2</w:t>
      </w:r>
      <w:r w:rsidDel="00000000" w:rsidR="00000000" w:rsidRPr="00000000">
        <w:rPr>
          <w:rtl w:val="0"/>
        </w:rPr>
      </w:r>
    </w:p>
    <w:p w:rsidR="00000000" w:rsidDel="00000000" w:rsidP="00000000" w:rsidRDefault="00000000" w:rsidRPr="00000000" w14:paraId="00000023">
      <w:pPr>
        <w:spacing w:after="300" w:line="276" w:lineRule="auto"/>
        <w:rPr>
          <w:b w:val="1"/>
        </w:rPr>
      </w:pPr>
      <w:r w:rsidDel="00000000" w:rsidR="00000000" w:rsidRPr="00000000">
        <w:rPr>
          <w:color w:val="333333"/>
          <w:sz w:val="21"/>
          <w:szCs w:val="21"/>
          <w:highlight w:val="white"/>
          <w:rtl w:val="0"/>
        </w:rPr>
        <w:t xml:space="preserve">1.1 How many columns in an Excel worksheet (version 2007 and later)?</w:t>
        <w:br w:type="textWrapping"/>
      </w:r>
      <w:r w:rsidDel="00000000" w:rsidR="00000000" w:rsidRPr="00000000">
        <w:rPr>
          <w:b w:val="1"/>
          <w:color w:val="333333"/>
          <w:sz w:val="21"/>
          <w:szCs w:val="21"/>
          <w:highlight w:val="white"/>
          <w:rtl w:val="0"/>
        </w:rPr>
        <w:t xml:space="preserve">(</w:t>
      </w:r>
      <w:r w:rsidDel="00000000" w:rsidR="00000000" w:rsidRPr="00000000">
        <w:rPr>
          <w:b w:val="1"/>
          <w:color w:val="333333"/>
          <w:sz w:val="21"/>
          <w:szCs w:val="21"/>
          <w:shd w:fill="f9f9f9" w:val="clear"/>
          <w:rtl w:val="0"/>
        </w:rPr>
        <w:t xml:space="preserve">16,384)</w:t>
      </w:r>
      <w:r w:rsidDel="00000000" w:rsidR="00000000" w:rsidRPr="00000000">
        <w:rPr>
          <w:rtl w:val="0"/>
        </w:rPr>
      </w:r>
    </w:p>
    <w:p w:rsidR="00000000" w:rsidDel="00000000" w:rsidP="00000000" w:rsidRDefault="00000000" w:rsidRPr="00000000" w14:paraId="00000024">
      <w:pPr>
        <w:rPr>
          <w:b w:val="1"/>
        </w:rPr>
      </w:pPr>
      <w:r w:rsidDel="00000000" w:rsidR="00000000" w:rsidRPr="00000000">
        <w:rPr>
          <w:sz w:val="20"/>
          <w:szCs w:val="20"/>
          <w:rtl w:val="0"/>
        </w:rPr>
        <w:t xml:space="preserve">2.1 In a blank Excel workbook, go to the Insert tab on the ribbon. Which of the following is NOT available?</w:t>
      </w:r>
      <w:r w:rsidDel="00000000" w:rsidR="00000000" w:rsidRPr="00000000">
        <w:rPr>
          <w:rtl w:val="0"/>
        </w:rPr>
        <w:br w:type="textWrapping"/>
      </w:r>
      <w:r w:rsidDel="00000000" w:rsidR="00000000" w:rsidRPr="00000000">
        <w:rPr>
          <w:b w:val="1"/>
          <w:rtl w:val="0"/>
        </w:rPr>
        <w:t xml:space="preserve">(Columns)</w:t>
      </w:r>
      <w:r w:rsidDel="00000000" w:rsidR="00000000" w:rsidRPr="00000000">
        <w:rPr>
          <w:rtl w:val="0"/>
        </w:rPr>
      </w:r>
    </w:p>
    <w:p w:rsidR="00000000" w:rsidDel="00000000" w:rsidP="00000000" w:rsidRDefault="00000000" w:rsidRPr="00000000" w14:paraId="00000025">
      <w:pPr>
        <w:spacing w:after="300" w:line="276" w:lineRule="auto"/>
        <w:rPr>
          <w:color w:val="333333"/>
          <w:sz w:val="21"/>
          <w:szCs w:val="21"/>
          <w:shd w:fill="f9f9f9" w:val="clear"/>
        </w:rPr>
      </w:pPr>
      <w:r w:rsidDel="00000000" w:rsidR="00000000" w:rsidRPr="00000000">
        <w:rPr>
          <w:color w:val="333333"/>
          <w:sz w:val="21"/>
          <w:szCs w:val="21"/>
          <w:shd w:fill="f9f9f9" w:val="clear"/>
          <w:rtl w:val="0"/>
        </w:rPr>
        <w:br w:type="textWrapping"/>
      </w:r>
      <w:r w:rsidDel="00000000" w:rsidR="00000000" w:rsidRPr="00000000">
        <w:rPr>
          <w:rtl w:val="0"/>
        </w:rPr>
        <w:t xml:space="preserve">3.1 In cell A1 type in the heading Date then press Enter. In cell A2 type in the following: 20-Jan-20. Use the fill handle to drag the date you have just typed down to row 20. What is the date in A15? Enter as shown or use Year-Month-Day format if you are not using an English version of Excel (for example 2020-01-20).</w:t>
      </w:r>
      <w:r w:rsidDel="00000000" w:rsidR="00000000" w:rsidRPr="00000000">
        <w:rPr>
          <w:rtl w:val="0"/>
        </w:rPr>
        <w:br w:type="textWrapping"/>
      </w:r>
      <w:r w:rsidDel="00000000" w:rsidR="00000000" w:rsidRPr="00000000">
        <w:rPr>
          <w:b w:val="1"/>
          <w:rtl w:val="0"/>
        </w:rPr>
        <w:t xml:space="preserve">(2020-01-28)</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6">
      <w:pPr>
        <w:spacing w:after="300" w:line="276" w:lineRule="auto"/>
        <w:rPr>
          <w:color w:val="333333"/>
          <w:sz w:val="21"/>
          <w:szCs w:val="21"/>
          <w:highlight w:val="white"/>
        </w:rPr>
      </w:pPr>
      <w:r w:rsidDel="00000000" w:rsidR="00000000" w:rsidRPr="00000000">
        <w:rPr>
          <w:color w:val="333333"/>
          <w:sz w:val="21"/>
          <w:szCs w:val="21"/>
          <w:shd w:fill="f9f9f9" w:val="clear"/>
          <w:rtl w:val="0"/>
        </w:rPr>
        <w:t xml:space="preserve">4.1 </w:t>
      </w:r>
      <w:r w:rsidDel="00000000" w:rsidR="00000000" w:rsidRPr="00000000">
        <w:rPr>
          <w:color w:val="333333"/>
          <w:sz w:val="21"/>
          <w:szCs w:val="21"/>
          <w:highlight w:val="white"/>
          <w:rtl w:val="0"/>
        </w:rPr>
        <w:t xml:space="preserve">In cells </w:t>
      </w:r>
      <w:r w:rsidDel="00000000" w:rsidR="00000000" w:rsidRPr="00000000">
        <w:rPr>
          <w:b w:val="1"/>
          <w:color w:val="333333"/>
          <w:sz w:val="21"/>
          <w:szCs w:val="21"/>
          <w:shd w:fill="f9f9f9" w:val="clear"/>
          <w:rtl w:val="0"/>
        </w:rPr>
        <w:t xml:space="preserve">B1</w:t>
      </w:r>
      <w:r w:rsidDel="00000000" w:rsidR="00000000" w:rsidRPr="00000000">
        <w:rPr>
          <w:color w:val="333333"/>
          <w:sz w:val="21"/>
          <w:szCs w:val="21"/>
          <w:highlight w:val="white"/>
          <w:rtl w:val="0"/>
        </w:rPr>
        <w:t xml:space="preserve"> to </w:t>
      </w:r>
      <w:r w:rsidDel="00000000" w:rsidR="00000000" w:rsidRPr="00000000">
        <w:rPr>
          <w:b w:val="1"/>
          <w:color w:val="333333"/>
          <w:sz w:val="21"/>
          <w:szCs w:val="21"/>
          <w:shd w:fill="f9f9f9" w:val="clear"/>
          <w:rtl w:val="0"/>
        </w:rPr>
        <w:t xml:space="preserve">B3</w:t>
      </w:r>
      <w:r w:rsidDel="00000000" w:rsidR="00000000" w:rsidRPr="00000000">
        <w:rPr>
          <w:color w:val="333333"/>
          <w:sz w:val="21"/>
          <w:szCs w:val="21"/>
          <w:highlight w:val="white"/>
          <w:rtl w:val="0"/>
        </w:rPr>
        <w:t xml:space="preserve"> enter the following:</w:t>
      </w:r>
    </w:p>
    <w:p w:rsidR="00000000" w:rsidDel="00000000" w:rsidP="00000000" w:rsidRDefault="00000000" w:rsidRPr="00000000" w14:paraId="00000027">
      <w:pPr>
        <w:spacing w:after="300" w:line="276"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866900" cy="9429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66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Select cells </w:t>
      </w:r>
      <w:r w:rsidDel="00000000" w:rsidR="00000000" w:rsidRPr="00000000">
        <w:rPr>
          <w:b w:val="1"/>
          <w:color w:val="333333"/>
          <w:sz w:val="21"/>
          <w:szCs w:val="21"/>
          <w:highlight w:val="white"/>
          <w:rtl w:val="0"/>
        </w:rPr>
        <w:t xml:space="preserve">B2</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B3</w:t>
      </w:r>
      <w:r w:rsidDel="00000000" w:rsidR="00000000" w:rsidRPr="00000000">
        <w:rPr>
          <w:color w:val="333333"/>
          <w:sz w:val="21"/>
          <w:szCs w:val="21"/>
          <w:highlight w:val="white"/>
          <w:rtl w:val="0"/>
        </w:rPr>
        <w:t xml:space="preserve"> then use the fill handle to drag down to row 20. What is the value in </w:t>
      </w:r>
      <w:r w:rsidDel="00000000" w:rsidR="00000000" w:rsidRPr="00000000">
        <w:rPr>
          <w:b w:val="1"/>
          <w:color w:val="333333"/>
          <w:sz w:val="21"/>
          <w:szCs w:val="21"/>
          <w:highlight w:val="white"/>
          <w:rtl w:val="0"/>
        </w:rPr>
        <w:t xml:space="preserve">B15</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(not 18.72)</w:t>
      </w:r>
    </w:p>
    <w:p w:rsidR="00000000" w:rsidDel="00000000" w:rsidP="00000000" w:rsidRDefault="00000000" w:rsidRPr="00000000" w14:paraId="00000029">
      <w:pPr>
        <w:spacing w:after="300" w:line="276" w:lineRule="auto"/>
        <w:rPr>
          <w:b w:val="1"/>
          <w:color w:val="333333"/>
          <w:sz w:val="21"/>
          <w:szCs w:val="21"/>
          <w:highlight w:val="white"/>
        </w:rPr>
      </w:pPr>
      <w:r w:rsidDel="00000000" w:rsidR="00000000" w:rsidRPr="00000000">
        <w:rPr>
          <w:b w:val="1"/>
          <w:color w:val="333333"/>
          <w:sz w:val="21"/>
          <w:szCs w:val="21"/>
          <w:highlight w:val="white"/>
          <w:rtl w:val="0"/>
        </w:rPr>
        <w:t xml:space="preserve">(43.68)</w:t>
      </w:r>
    </w:p>
    <w:p w:rsidR="00000000" w:rsidDel="00000000" w:rsidP="00000000" w:rsidRDefault="00000000" w:rsidRPr="00000000" w14:paraId="0000002A">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5.1 Close your workbook without saving and open the attached workbook. What value is in cell </w:t>
      </w:r>
      <w:r w:rsidDel="00000000" w:rsidR="00000000" w:rsidRPr="00000000">
        <w:rPr>
          <w:b w:val="1"/>
          <w:color w:val="333333"/>
          <w:sz w:val="21"/>
          <w:szCs w:val="21"/>
          <w:highlight w:val="white"/>
          <w:rtl w:val="0"/>
        </w:rPr>
        <w:t xml:space="preserve">Q83</w:t>
      </w:r>
      <w:r w:rsidDel="00000000" w:rsidR="00000000" w:rsidRPr="00000000">
        <w:rPr>
          <w:color w:val="333333"/>
          <w:sz w:val="21"/>
          <w:szCs w:val="21"/>
          <w:highlight w:val="white"/>
          <w:rtl w:val="0"/>
        </w:rPr>
        <w:t xml:space="preserve"> on the </w:t>
      </w:r>
      <w:r w:rsidDel="00000000" w:rsidR="00000000" w:rsidRPr="00000000">
        <w:rPr>
          <w:b w:val="1"/>
          <w:color w:val="333333"/>
          <w:sz w:val="21"/>
          <w:szCs w:val="21"/>
          <w:highlight w:val="white"/>
          <w:rtl w:val="0"/>
        </w:rPr>
        <w:t xml:space="preserve">Orders</w:t>
      </w:r>
      <w:r w:rsidDel="00000000" w:rsidR="00000000" w:rsidRPr="00000000">
        <w:rPr>
          <w:color w:val="333333"/>
          <w:sz w:val="21"/>
          <w:szCs w:val="21"/>
          <w:highlight w:val="white"/>
          <w:rtl w:val="0"/>
        </w:rPr>
        <w:t xml:space="preserve"> sheet?</w:t>
        <w:br w:type="textWrapping"/>
      </w:r>
      <w:r w:rsidDel="00000000" w:rsidR="00000000" w:rsidRPr="00000000">
        <w:rPr>
          <w:b w:val="1"/>
          <w:color w:val="333333"/>
          <w:sz w:val="21"/>
          <w:szCs w:val="21"/>
          <w:highlight w:val="white"/>
          <w:rtl w:val="0"/>
        </w:rPr>
        <w:t xml:space="preserve">(13)</w:t>
      </w:r>
      <w:r w:rsidDel="00000000" w:rsidR="00000000" w:rsidRPr="00000000">
        <w:rPr>
          <w:color w:val="333333"/>
          <w:sz w:val="21"/>
          <w:szCs w:val="21"/>
          <w:highlight w:val="white"/>
          <w:rtl w:val="0"/>
        </w:rPr>
        <w:br w:type="textWrapping"/>
        <w:t xml:space="preserve">5.2 Close your workbook without saving and open the attached workbook. What value is in cell </w:t>
      </w:r>
      <w:r w:rsidDel="00000000" w:rsidR="00000000" w:rsidRPr="00000000">
        <w:rPr>
          <w:b w:val="1"/>
          <w:color w:val="333333"/>
          <w:sz w:val="21"/>
          <w:szCs w:val="21"/>
          <w:highlight w:val="white"/>
          <w:rtl w:val="0"/>
        </w:rPr>
        <w:t xml:space="preserve">Q101</w:t>
      </w:r>
      <w:r w:rsidDel="00000000" w:rsidR="00000000" w:rsidRPr="00000000">
        <w:rPr>
          <w:color w:val="333333"/>
          <w:sz w:val="21"/>
          <w:szCs w:val="21"/>
          <w:highlight w:val="white"/>
          <w:rtl w:val="0"/>
        </w:rPr>
        <w:t xml:space="preserve"> on the </w:t>
      </w:r>
      <w:r w:rsidDel="00000000" w:rsidR="00000000" w:rsidRPr="00000000">
        <w:rPr>
          <w:b w:val="1"/>
          <w:color w:val="333333"/>
          <w:sz w:val="21"/>
          <w:szCs w:val="21"/>
          <w:highlight w:val="white"/>
          <w:rtl w:val="0"/>
        </w:rPr>
        <w:t xml:space="preserve">Orders</w:t>
      </w:r>
      <w:r w:rsidDel="00000000" w:rsidR="00000000" w:rsidRPr="00000000">
        <w:rPr>
          <w:color w:val="333333"/>
          <w:sz w:val="21"/>
          <w:szCs w:val="21"/>
          <w:highlight w:val="white"/>
          <w:rtl w:val="0"/>
        </w:rPr>
        <w:t xml:space="preserve"> sheet?</w:t>
        <w:br w:type="textWrapping"/>
      </w:r>
      <w:r w:rsidDel="00000000" w:rsidR="00000000" w:rsidRPr="00000000">
        <w:rPr>
          <w:b w:val="1"/>
          <w:color w:val="333333"/>
          <w:sz w:val="21"/>
          <w:szCs w:val="21"/>
          <w:highlight w:val="white"/>
          <w:rtl w:val="0"/>
        </w:rPr>
        <w:t xml:space="preserve">(49)</w:t>
      </w:r>
    </w:p>
    <w:p w:rsidR="00000000" w:rsidDel="00000000" w:rsidP="00000000" w:rsidRDefault="00000000" w:rsidRPr="00000000" w14:paraId="0000002B">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6.1 How many worksheets in this workbook?</w:t>
        <w:br w:type="textWrapping"/>
      </w:r>
      <w:r w:rsidDel="00000000" w:rsidR="00000000" w:rsidRPr="00000000">
        <w:rPr>
          <w:b w:val="1"/>
          <w:color w:val="333333"/>
          <w:sz w:val="21"/>
          <w:szCs w:val="21"/>
          <w:highlight w:val="white"/>
          <w:rtl w:val="0"/>
        </w:rPr>
        <w:t xml:space="preserve">(3)</w:t>
      </w:r>
    </w:p>
    <w:p w:rsidR="00000000" w:rsidDel="00000000" w:rsidP="00000000" w:rsidRDefault="00000000" w:rsidRPr="00000000" w14:paraId="0000002C">
      <w:pPr>
        <w:spacing w:after="300" w:line="276" w:lineRule="auto"/>
        <w:rPr>
          <w:b w:val="1"/>
          <w:color w:val="333333"/>
          <w:sz w:val="21"/>
          <w:szCs w:val="21"/>
          <w:highlight w:val="white"/>
        </w:rPr>
      </w:pPr>
      <w:r w:rsidDel="00000000" w:rsidR="00000000" w:rsidRPr="00000000">
        <w:rPr>
          <w:color w:val="333333"/>
          <w:sz w:val="21"/>
          <w:szCs w:val="21"/>
          <w:highlight w:val="white"/>
          <w:rtl w:val="0"/>
        </w:rPr>
        <w:t xml:space="preserve">7.1 Go to the </w:t>
      </w:r>
      <w:r w:rsidDel="00000000" w:rsidR="00000000" w:rsidRPr="00000000">
        <w:rPr>
          <w:b w:val="1"/>
          <w:color w:val="333333"/>
          <w:sz w:val="21"/>
          <w:szCs w:val="21"/>
          <w:highlight w:val="white"/>
          <w:rtl w:val="0"/>
        </w:rPr>
        <w:t xml:space="preserve">Sales 2016</w:t>
      </w:r>
      <w:r w:rsidDel="00000000" w:rsidR="00000000" w:rsidRPr="00000000">
        <w:rPr>
          <w:color w:val="333333"/>
          <w:sz w:val="21"/>
          <w:szCs w:val="21"/>
          <w:highlight w:val="white"/>
          <w:rtl w:val="0"/>
        </w:rPr>
        <w:t xml:space="preserve"> worksheet. Which cell contains the heading </w:t>
      </w:r>
      <w:r w:rsidDel="00000000" w:rsidR="00000000" w:rsidRPr="00000000">
        <w:rPr>
          <w:b w:val="1"/>
          <w:color w:val="333333"/>
          <w:sz w:val="21"/>
          <w:szCs w:val="21"/>
          <w:highlight w:val="white"/>
          <w:rtl w:val="0"/>
        </w:rPr>
        <w:t xml:space="preserve">Qtr4</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(E3)</w:t>
        <w:br w:type="textWrapping"/>
      </w:r>
      <w:r w:rsidDel="00000000" w:rsidR="00000000" w:rsidRPr="00000000">
        <w:rPr>
          <w:color w:val="333333"/>
          <w:sz w:val="21"/>
          <w:szCs w:val="21"/>
          <w:highlight w:val="white"/>
          <w:rtl w:val="0"/>
        </w:rPr>
        <w:t xml:space="preserve">7.2 Go to the </w:t>
      </w:r>
      <w:r w:rsidDel="00000000" w:rsidR="00000000" w:rsidRPr="00000000">
        <w:rPr>
          <w:b w:val="1"/>
          <w:color w:val="333333"/>
          <w:sz w:val="21"/>
          <w:szCs w:val="21"/>
          <w:highlight w:val="white"/>
          <w:rtl w:val="0"/>
        </w:rPr>
        <w:t xml:space="preserve">Sales 2016</w:t>
      </w:r>
      <w:r w:rsidDel="00000000" w:rsidR="00000000" w:rsidRPr="00000000">
        <w:rPr>
          <w:color w:val="333333"/>
          <w:sz w:val="21"/>
          <w:szCs w:val="21"/>
          <w:highlight w:val="white"/>
          <w:rtl w:val="0"/>
        </w:rPr>
        <w:t xml:space="preserve"> worksheet. Which cell contains the heading </w:t>
      </w:r>
      <w:r w:rsidDel="00000000" w:rsidR="00000000" w:rsidRPr="00000000">
        <w:rPr>
          <w:b w:val="1"/>
          <w:color w:val="333333"/>
          <w:sz w:val="21"/>
          <w:szCs w:val="21"/>
          <w:highlight w:val="white"/>
          <w:rtl w:val="0"/>
        </w:rPr>
        <w:t xml:space="preserve">Qtr2</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(C3)</w:t>
      </w:r>
    </w:p>
    <w:p w:rsidR="00000000" w:rsidDel="00000000" w:rsidP="00000000" w:rsidRDefault="00000000" w:rsidRPr="00000000" w14:paraId="0000002D">
      <w:pPr>
        <w:spacing w:after="300" w:line="276" w:lineRule="auto"/>
        <w:rPr>
          <w:b w:val="1"/>
          <w:color w:val="333333"/>
          <w:sz w:val="21"/>
          <w:szCs w:val="21"/>
          <w:highlight w:val="white"/>
        </w:rPr>
      </w:pPr>
      <w:r w:rsidDel="00000000" w:rsidR="00000000" w:rsidRPr="00000000">
        <w:rPr>
          <w:b w:val="1"/>
          <w:color w:val="333333"/>
          <w:sz w:val="21"/>
          <w:szCs w:val="21"/>
          <w:highlight w:val="white"/>
          <w:rtl w:val="0"/>
        </w:rPr>
        <w:br w:type="textWrapping"/>
      </w:r>
      <w:r w:rsidDel="00000000" w:rsidR="00000000" w:rsidRPr="00000000">
        <w:rPr>
          <w:color w:val="333333"/>
          <w:sz w:val="21"/>
          <w:szCs w:val="21"/>
          <w:highlight w:val="white"/>
          <w:rtl w:val="0"/>
        </w:rPr>
        <w:t xml:space="preserve">8.1 Still in </w:t>
      </w:r>
      <w:r w:rsidDel="00000000" w:rsidR="00000000" w:rsidRPr="00000000">
        <w:rPr>
          <w:b w:val="1"/>
          <w:color w:val="333333"/>
          <w:sz w:val="21"/>
          <w:szCs w:val="21"/>
          <w:highlight w:val="white"/>
          <w:rtl w:val="0"/>
        </w:rPr>
        <w:t xml:space="preserve">Sales 2016</w:t>
      </w:r>
      <w:r w:rsidDel="00000000" w:rsidR="00000000" w:rsidRPr="00000000">
        <w:rPr>
          <w:color w:val="333333"/>
          <w:sz w:val="21"/>
          <w:szCs w:val="21"/>
          <w:highlight w:val="white"/>
          <w:rtl w:val="0"/>
        </w:rPr>
        <w:t xml:space="preserve">, select the range </w:t>
      </w:r>
      <w:r w:rsidDel="00000000" w:rsidR="00000000" w:rsidRPr="00000000">
        <w:rPr>
          <w:b w:val="1"/>
          <w:color w:val="333333"/>
          <w:sz w:val="21"/>
          <w:szCs w:val="21"/>
          <w:highlight w:val="white"/>
          <w:rtl w:val="0"/>
        </w:rPr>
        <w:t xml:space="preserve">B8:E10</w:t>
      </w:r>
      <w:r w:rsidDel="00000000" w:rsidR="00000000" w:rsidRPr="00000000">
        <w:rPr>
          <w:color w:val="333333"/>
          <w:sz w:val="21"/>
          <w:szCs w:val="21"/>
          <w:highlight w:val="white"/>
          <w:rtl w:val="0"/>
        </w:rPr>
        <w:t xml:space="preserve">. Look at the status bar at the bottom of the screen. You should see </w:t>
      </w:r>
      <w:r w:rsidDel="00000000" w:rsidR="00000000" w:rsidRPr="00000000">
        <w:rPr>
          <w:b w:val="1"/>
          <w:color w:val="333333"/>
          <w:sz w:val="21"/>
          <w:szCs w:val="21"/>
          <w:highlight w:val="white"/>
          <w:rtl w:val="0"/>
        </w:rPr>
        <w:t xml:space="preserve">Sum</w:t>
      </w:r>
      <w:r w:rsidDel="00000000" w:rsidR="00000000" w:rsidRPr="00000000">
        <w:rPr>
          <w:color w:val="333333"/>
          <w:sz w:val="21"/>
          <w:szCs w:val="21"/>
          <w:highlight w:val="white"/>
          <w:rtl w:val="0"/>
        </w:rPr>
        <w:t xml:space="preserve"> followed by a number. What is the number? </w:t>
        <w:br w:type="textWrapping"/>
        <w:t xml:space="preserve">(Hint: the range </w:t>
      </w:r>
      <w:r w:rsidDel="00000000" w:rsidR="00000000" w:rsidRPr="00000000">
        <w:rPr>
          <w:b w:val="1"/>
          <w:color w:val="333333"/>
          <w:sz w:val="21"/>
          <w:szCs w:val="21"/>
          <w:highlight w:val="white"/>
          <w:rtl w:val="0"/>
        </w:rPr>
        <w:t xml:space="preserve">B8:E10</w:t>
      </w:r>
      <w:r w:rsidDel="00000000" w:rsidR="00000000" w:rsidRPr="00000000">
        <w:rPr>
          <w:color w:val="333333"/>
          <w:sz w:val="21"/>
          <w:szCs w:val="21"/>
          <w:highlight w:val="white"/>
          <w:rtl w:val="0"/>
        </w:rPr>
        <w:t xml:space="preserve"> means to select all of the cells between </w:t>
      </w:r>
      <w:r w:rsidDel="00000000" w:rsidR="00000000" w:rsidRPr="00000000">
        <w:rPr>
          <w:b w:val="1"/>
          <w:color w:val="333333"/>
          <w:sz w:val="21"/>
          <w:szCs w:val="21"/>
          <w:highlight w:val="white"/>
          <w:rtl w:val="0"/>
        </w:rPr>
        <w:t xml:space="preserve">B8</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E10</w:t>
      </w:r>
      <w:r w:rsidDel="00000000" w:rsidR="00000000" w:rsidRPr="00000000">
        <w:rPr>
          <w:color w:val="333333"/>
          <w:sz w:val="21"/>
          <w:szCs w:val="21"/>
          <w:highlight w:val="white"/>
          <w:rtl w:val="0"/>
        </w:rPr>
        <w:t xml:space="preserve">. We go into this in more detail next week.)</w:t>
        <w:br w:type="textWrapping"/>
      </w:r>
      <w:r w:rsidDel="00000000" w:rsidR="00000000" w:rsidRPr="00000000">
        <w:rPr>
          <w:b w:val="1"/>
          <w:color w:val="333333"/>
          <w:sz w:val="21"/>
          <w:szCs w:val="21"/>
          <w:highlight w:val="white"/>
          <w:rtl w:val="0"/>
        </w:rPr>
        <w:t xml:space="preserve">(50933.77)</w:t>
      </w:r>
    </w:p>
    <w:p w:rsidR="00000000" w:rsidDel="00000000" w:rsidP="00000000" w:rsidRDefault="00000000" w:rsidRPr="00000000" w14:paraId="0000002E">
      <w:pPr>
        <w:spacing w:after="300" w:line="342.85714285714283" w:lineRule="auto"/>
        <w:rPr>
          <w:b w:val="1"/>
          <w:color w:val="333333"/>
          <w:sz w:val="21"/>
          <w:szCs w:val="21"/>
          <w:highlight w:val="white"/>
        </w:rPr>
      </w:pPr>
      <w:r w:rsidDel="00000000" w:rsidR="00000000" w:rsidRPr="00000000">
        <w:rPr>
          <w:color w:val="333333"/>
          <w:sz w:val="21"/>
          <w:szCs w:val="21"/>
          <w:highlight w:val="white"/>
          <w:rtl w:val="0"/>
        </w:rPr>
        <w:t xml:space="preserve">9.1 Select the two non-contiguous ranges (not next to each other) </w:t>
      </w:r>
      <w:r w:rsidDel="00000000" w:rsidR="00000000" w:rsidRPr="00000000">
        <w:rPr>
          <w:b w:val="1"/>
          <w:color w:val="333333"/>
          <w:sz w:val="21"/>
          <w:szCs w:val="21"/>
          <w:highlight w:val="white"/>
          <w:rtl w:val="0"/>
        </w:rPr>
        <w:t xml:space="preserve">C8:C11</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E8:E11</w:t>
      </w:r>
      <w:r w:rsidDel="00000000" w:rsidR="00000000" w:rsidRPr="00000000">
        <w:rPr>
          <w:color w:val="333333"/>
          <w:sz w:val="21"/>
          <w:szCs w:val="21"/>
          <w:highlight w:val="white"/>
          <w:rtl w:val="0"/>
        </w:rPr>
        <w:t xml:space="preserve">. What is the </w:t>
      </w:r>
      <w:r w:rsidDel="00000000" w:rsidR="00000000" w:rsidRPr="00000000">
        <w:rPr>
          <w:b w:val="1"/>
          <w:color w:val="333333"/>
          <w:sz w:val="21"/>
          <w:szCs w:val="21"/>
          <w:highlight w:val="white"/>
          <w:rtl w:val="0"/>
        </w:rPr>
        <w:t xml:space="preserve">Average </w:t>
      </w:r>
      <w:r w:rsidDel="00000000" w:rsidR="00000000" w:rsidRPr="00000000">
        <w:rPr>
          <w:color w:val="333333"/>
          <w:sz w:val="21"/>
          <w:szCs w:val="21"/>
          <w:highlight w:val="white"/>
          <w:rtl w:val="0"/>
        </w:rPr>
        <w:t xml:space="preserve">showing on your status bar for the two ranges?</w:t>
        <w:br w:type="textWrapping"/>
      </w:r>
      <w:r w:rsidDel="00000000" w:rsidR="00000000" w:rsidRPr="00000000">
        <w:rPr>
          <w:b w:val="1"/>
          <w:color w:val="333333"/>
          <w:sz w:val="21"/>
          <w:szCs w:val="21"/>
          <w:highlight w:val="white"/>
          <w:rtl w:val="0"/>
        </w:rPr>
        <w:t xml:space="preserve">(5549.49)</w:t>
      </w:r>
      <w:r w:rsidDel="00000000" w:rsidR="00000000" w:rsidRPr="00000000">
        <w:rPr>
          <w:color w:val="333333"/>
          <w:sz w:val="21"/>
          <w:szCs w:val="21"/>
          <w:highlight w:val="white"/>
          <w:rtl w:val="0"/>
        </w:rPr>
        <w:t xml:space="preserve"> </w:t>
        <w:br w:type="textWrapping"/>
        <w:t xml:space="preserve">9.2 Select the two non-contiguous ranges (not next to each other) </w:t>
      </w:r>
      <w:r w:rsidDel="00000000" w:rsidR="00000000" w:rsidRPr="00000000">
        <w:rPr>
          <w:b w:val="1"/>
          <w:color w:val="333333"/>
          <w:sz w:val="21"/>
          <w:szCs w:val="21"/>
          <w:highlight w:val="white"/>
          <w:rtl w:val="0"/>
        </w:rPr>
        <w:t xml:space="preserve">B4:B7</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D14:D17</w:t>
      </w:r>
      <w:r w:rsidDel="00000000" w:rsidR="00000000" w:rsidRPr="00000000">
        <w:rPr>
          <w:color w:val="333333"/>
          <w:sz w:val="21"/>
          <w:szCs w:val="21"/>
          <w:highlight w:val="white"/>
          <w:rtl w:val="0"/>
        </w:rPr>
        <w:t xml:space="preserve">. What is the </w:t>
      </w:r>
      <w:r w:rsidDel="00000000" w:rsidR="00000000" w:rsidRPr="00000000">
        <w:rPr>
          <w:b w:val="1"/>
          <w:color w:val="333333"/>
          <w:sz w:val="21"/>
          <w:szCs w:val="21"/>
          <w:highlight w:val="white"/>
          <w:rtl w:val="0"/>
        </w:rPr>
        <w:t xml:space="preserve">Average </w:t>
      </w:r>
      <w:r w:rsidDel="00000000" w:rsidR="00000000" w:rsidRPr="00000000">
        <w:rPr>
          <w:color w:val="333333"/>
          <w:sz w:val="21"/>
          <w:szCs w:val="21"/>
          <w:highlight w:val="white"/>
          <w:rtl w:val="0"/>
        </w:rPr>
        <w:t xml:space="preserve">showing on your status bar for the two ranges?</w:t>
        <w:br w:type="textWrapping"/>
      </w:r>
      <w:r w:rsidDel="00000000" w:rsidR="00000000" w:rsidRPr="00000000">
        <w:rPr>
          <w:b w:val="1"/>
          <w:color w:val="333333"/>
          <w:sz w:val="21"/>
          <w:szCs w:val="21"/>
          <w:highlight w:val="white"/>
          <w:rtl w:val="0"/>
        </w:rPr>
        <w:t xml:space="preserve">(5371.10)</w:t>
      </w:r>
    </w:p>
    <w:p w:rsidR="00000000" w:rsidDel="00000000" w:rsidP="00000000" w:rsidRDefault="00000000" w:rsidRPr="00000000" w14:paraId="0000002F">
      <w:pPr>
        <w:spacing w:after="300" w:line="342.85714285714283" w:lineRule="auto"/>
        <w:rPr>
          <w:color w:val="434343"/>
          <w:sz w:val="28"/>
          <w:szCs w:val="28"/>
        </w:rPr>
      </w:pPr>
      <w:r w:rsidDel="00000000" w:rsidR="00000000" w:rsidRPr="00000000">
        <w:rPr>
          <w:color w:val="333333"/>
          <w:sz w:val="21"/>
          <w:szCs w:val="21"/>
          <w:highlight w:val="white"/>
          <w:rtl w:val="0"/>
        </w:rPr>
        <w:t xml:space="preserve">10.1 Change the value in </w:t>
      </w:r>
      <w:r w:rsidDel="00000000" w:rsidR="00000000" w:rsidRPr="00000000">
        <w:rPr>
          <w:b w:val="1"/>
          <w:color w:val="333333"/>
          <w:sz w:val="21"/>
          <w:szCs w:val="21"/>
          <w:highlight w:val="white"/>
          <w:rtl w:val="0"/>
        </w:rPr>
        <w:t xml:space="preserve">C13</w:t>
      </w:r>
      <w:r w:rsidDel="00000000" w:rsidR="00000000" w:rsidRPr="00000000">
        <w:rPr>
          <w:color w:val="333333"/>
          <w:sz w:val="21"/>
          <w:szCs w:val="21"/>
          <w:highlight w:val="white"/>
          <w:rtl w:val="0"/>
        </w:rPr>
        <w:t xml:space="preserve"> to be 4675.24. What is the new value in </w:t>
      </w:r>
      <w:r w:rsidDel="00000000" w:rsidR="00000000" w:rsidRPr="00000000">
        <w:rPr>
          <w:b w:val="1"/>
          <w:color w:val="333333"/>
          <w:sz w:val="21"/>
          <w:szCs w:val="21"/>
          <w:highlight w:val="white"/>
          <w:rtl w:val="0"/>
        </w:rPr>
        <w:t xml:space="preserve">C18</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(62119,27)</w:t>
      </w:r>
      <w:r w:rsidDel="00000000" w:rsidR="00000000" w:rsidRPr="00000000">
        <w:rPr>
          <w:color w:val="333333"/>
          <w:sz w:val="21"/>
          <w:szCs w:val="21"/>
          <w:highlight w:val="white"/>
          <w:rtl w:val="0"/>
        </w:rPr>
        <w:br w:type="textWrapping"/>
        <w:t xml:space="preserve">10.2 Change the value in </w:t>
      </w:r>
      <w:r w:rsidDel="00000000" w:rsidR="00000000" w:rsidRPr="00000000">
        <w:rPr>
          <w:b w:val="1"/>
          <w:color w:val="333333"/>
          <w:sz w:val="21"/>
          <w:szCs w:val="21"/>
          <w:highlight w:val="white"/>
          <w:rtl w:val="0"/>
        </w:rPr>
        <w:t xml:space="preserve">D6</w:t>
      </w:r>
      <w:r w:rsidDel="00000000" w:rsidR="00000000" w:rsidRPr="00000000">
        <w:rPr>
          <w:color w:val="333333"/>
          <w:sz w:val="21"/>
          <w:szCs w:val="21"/>
          <w:highlight w:val="white"/>
          <w:rtl w:val="0"/>
        </w:rPr>
        <w:t xml:space="preserve"> to be 1033.5 What is the new value in </w:t>
      </w:r>
      <w:r w:rsidDel="00000000" w:rsidR="00000000" w:rsidRPr="00000000">
        <w:rPr>
          <w:b w:val="1"/>
          <w:color w:val="333333"/>
          <w:sz w:val="21"/>
          <w:szCs w:val="21"/>
          <w:highlight w:val="white"/>
          <w:rtl w:val="0"/>
        </w:rPr>
        <w:t xml:space="preserve">D18</w:t>
      </w:r>
      <w:r w:rsidDel="00000000" w:rsidR="00000000" w:rsidRPr="00000000">
        <w:rPr>
          <w:color w:val="333333"/>
          <w:sz w:val="21"/>
          <w:szCs w:val="21"/>
          <w:highlight w:val="white"/>
          <w:rtl w:val="0"/>
        </w:rPr>
        <w:t xml:space="preserve">?</w:t>
        <w:br w:type="textWrapping"/>
      </w:r>
      <w:r w:rsidDel="00000000" w:rsidR="00000000" w:rsidRPr="00000000">
        <w:rPr>
          <w:b w:val="1"/>
          <w:color w:val="333333"/>
          <w:sz w:val="21"/>
          <w:szCs w:val="21"/>
          <w:highlight w:val="white"/>
          <w:rtl w:val="0"/>
        </w:rPr>
        <w:t xml:space="preserve">(62277.02)</w:t>
      </w:r>
      <w:r w:rsidDel="00000000" w:rsidR="00000000" w:rsidRPr="00000000">
        <w:rPr>
          <w:color w:val="333333"/>
          <w:sz w:val="21"/>
          <w:szCs w:val="21"/>
          <w:highlight w:val="white"/>
          <w:rtl w:val="0"/>
        </w:rPr>
        <w:br w:type="textWrapping"/>
        <w:br w:type="textWrapping"/>
      </w:r>
      <w:r w:rsidDel="00000000" w:rsidR="00000000" w:rsidRPr="00000000">
        <w:rPr>
          <w:color w:val="434343"/>
          <w:sz w:val="28"/>
          <w:szCs w:val="28"/>
          <w:rtl w:val="0"/>
        </w:rPr>
        <w:t xml:space="preserve">Тест 3</w:t>
      </w:r>
    </w:p>
    <w:p w:rsidR="00000000" w:rsidDel="00000000" w:rsidP="00000000" w:rsidRDefault="00000000" w:rsidRPr="00000000" w14:paraId="00000030">
      <w:pPr>
        <w:spacing w:after="300" w:line="342.85714285714283" w:lineRule="auto"/>
        <w:rPr>
          <w:b w:val="1"/>
          <w:color w:val="333333"/>
          <w:sz w:val="21"/>
          <w:szCs w:val="21"/>
          <w:highlight w:val="white"/>
        </w:rPr>
      </w:pPr>
      <w:r w:rsidDel="00000000" w:rsidR="00000000" w:rsidRPr="00000000">
        <w:rPr>
          <w:color w:val="333333"/>
          <w:sz w:val="21"/>
          <w:szCs w:val="21"/>
          <w:highlight w:val="white"/>
          <w:rtl w:val="0"/>
        </w:rPr>
        <w:t xml:space="preserve">1.1 </w:t>
      </w:r>
      <w:r w:rsidDel="00000000" w:rsidR="00000000" w:rsidRPr="00000000">
        <w:rPr>
          <w:color w:val="373a3c"/>
          <w:sz w:val="21"/>
          <w:szCs w:val="21"/>
          <w:highlight w:val="white"/>
          <w:rtl w:val="0"/>
        </w:rPr>
        <w:t xml:space="preserve">Open the attached workbook. In F7 calculate Base Pay by multiplying the Hours by the Rate. Copy the formula down to F12. What is Sophie Yang's Base Pay for the week?</w:t>
      </w:r>
      <w:r w:rsidDel="00000000" w:rsidR="00000000" w:rsidRPr="00000000">
        <w:rPr>
          <w:color w:val="333333"/>
          <w:sz w:val="21"/>
          <w:szCs w:val="21"/>
          <w:highlight w:val="white"/>
          <w:rtl w:val="0"/>
        </w:rPr>
        <w:br w:type="textWrapping"/>
      </w:r>
      <w:r w:rsidDel="00000000" w:rsidR="00000000" w:rsidRPr="00000000">
        <w:rPr>
          <w:b w:val="1"/>
          <w:color w:val="333333"/>
          <w:sz w:val="21"/>
          <w:szCs w:val="21"/>
          <w:highlight w:val="white"/>
          <w:rtl w:val="0"/>
        </w:rPr>
        <w:t xml:space="preserve">(1083.00)</w:t>
        <w:br w:type="textWrapping"/>
      </w:r>
      <w:r w:rsidDel="00000000" w:rsidR="00000000" w:rsidRPr="00000000">
        <w:rPr>
          <w:color w:val="373a3c"/>
          <w:sz w:val="21"/>
          <w:szCs w:val="21"/>
          <w:highlight w:val="white"/>
          <w:rtl w:val="0"/>
        </w:rPr>
        <w:t xml:space="preserve">1.2 In H7 calculate Gross Pay by adding Base Pay and Commission. Copy the formula down to H12. What is Diepak Kumar's Gross Pay for the week?</w:t>
        <w:br w:type="textWrapping"/>
      </w:r>
      <w:r w:rsidDel="00000000" w:rsidR="00000000" w:rsidRPr="00000000">
        <w:rPr>
          <w:b w:val="1"/>
          <w:color w:val="333333"/>
          <w:sz w:val="21"/>
          <w:szCs w:val="21"/>
          <w:highlight w:val="white"/>
          <w:rtl w:val="0"/>
        </w:rPr>
        <w:t xml:space="preserve">(1184.00)</w:t>
      </w:r>
    </w:p>
    <w:p w:rsidR="00000000" w:rsidDel="00000000" w:rsidP="00000000" w:rsidRDefault="00000000" w:rsidRPr="00000000" w14:paraId="00000031">
      <w:pPr>
        <w:spacing w:after="300" w:line="342.85714285714283" w:lineRule="auto"/>
        <w:rPr>
          <w:color w:val="373a3c"/>
          <w:sz w:val="21"/>
          <w:szCs w:val="21"/>
          <w:highlight w:val="white"/>
        </w:rPr>
      </w:pPr>
      <w:r w:rsidDel="00000000" w:rsidR="00000000" w:rsidRPr="00000000">
        <w:rPr>
          <w:color w:val="333333"/>
          <w:sz w:val="21"/>
          <w:szCs w:val="21"/>
          <w:highlight w:val="white"/>
          <w:rtl w:val="0"/>
        </w:rPr>
        <w:t xml:space="preserve">2.1 </w:t>
      </w:r>
      <w:r w:rsidDel="00000000" w:rsidR="00000000" w:rsidRPr="00000000">
        <w:rPr>
          <w:color w:val="373a3c"/>
          <w:sz w:val="21"/>
          <w:szCs w:val="21"/>
          <w:highlight w:val="white"/>
          <w:rtl w:val="0"/>
        </w:rPr>
        <w:t xml:space="preserve">In G7 calculate the Commission amount by multiplying the Base Pay by the Commission Rate. Copy the formula down to G12. What is Sandy Smith's Commission for the week?</w:t>
        <w:br w:type="textWrapping"/>
        <w:t xml:space="preserve">(</w:t>
      </w:r>
      <w:r w:rsidDel="00000000" w:rsidR="00000000" w:rsidRPr="00000000">
        <w:rPr>
          <w:b w:val="1"/>
          <w:color w:val="373a3c"/>
          <w:sz w:val="21"/>
          <w:szCs w:val="21"/>
          <w:highlight w:val="white"/>
          <w:rtl w:val="0"/>
        </w:rPr>
        <w:t xml:space="preserve">47.36)</w:t>
      </w:r>
      <w:r w:rsidDel="00000000" w:rsidR="00000000" w:rsidRPr="00000000">
        <w:rPr>
          <w:rtl w:val="0"/>
        </w:rPr>
      </w:r>
    </w:p>
    <w:p w:rsidR="00000000" w:rsidDel="00000000" w:rsidP="00000000" w:rsidRDefault="00000000" w:rsidRPr="00000000" w14:paraId="00000032">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2.2 In G7 calculate the Commission amount by multiplying the Base Pay by the Commission Rate. Copy the formula down to G12. What is Diepak Kumar's Commission for the week?</w:t>
        <w:br w:type="textWrapping"/>
      </w:r>
      <w:r w:rsidDel="00000000" w:rsidR="00000000" w:rsidRPr="00000000">
        <w:rPr>
          <w:b w:val="1"/>
          <w:color w:val="373a3c"/>
          <w:sz w:val="21"/>
          <w:szCs w:val="21"/>
          <w:highlight w:val="white"/>
          <w:rtl w:val="0"/>
        </w:rPr>
        <w:t xml:space="preserve">()</w:t>
      </w:r>
    </w:p>
    <w:p w:rsidR="00000000" w:rsidDel="00000000" w:rsidP="00000000" w:rsidRDefault="00000000" w:rsidRPr="00000000" w14:paraId="00000033">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3.1 In H7 calculate Gross Pay by adding Base Pay and Commission. Copy the formula down to H12. What is Diepak Kumar's Gross Pay for the week?</w:t>
        <w:br w:type="textWrapping"/>
      </w:r>
      <w:r w:rsidDel="00000000" w:rsidR="00000000" w:rsidRPr="00000000">
        <w:rPr>
          <w:b w:val="1"/>
          <w:color w:val="373a3c"/>
          <w:sz w:val="21"/>
          <w:szCs w:val="21"/>
          <w:highlight w:val="white"/>
          <w:rtl w:val="0"/>
        </w:rPr>
        <w:t xml:space="preserve">(1037.40)</w:t>
      </w:r>
      <w:r w:rsidDel="00000000" w:rsidR="00000000" w:rsidRPr="00000000">
        <w:rPr>
          <w:color w:val="373a3c"/>
          <w:sz w:val="21"/>
          <w:szCs w:val="21"/>
          <w:highlight w:val="white"/>
          <w:rtl w:val="0"/>
        </w:rPr>
        <w:br w:type="textWrapping"/>
        <w:t xml:space="preserve">3.2 In H7 calculate Gross Pay by adding Base Pay and Commission. Copy the formula down to H12. What is Steve Welgemoed's Gross Pay for the week?</w:t>
        <w:br w:type="textWrapping"/>
        <w:t xml:space="preserve">(</w:t>
      </w:r>
      <w:r w:rsidDel="00000000" w:rsidR="00000000" w:rsidRPr="00000000">
        <w:rPr>
          <w:b w:val="1"/>
          <w:color w:val="373a3c"/>
          <w:sz w:val="21"/>
          <w:szCs w:val="21"/>
          <w:highlight w:val="white"/>
          <w:rtl w:val="0"/>
        </w:rPr>
        <w:t xml:space="preserve">409.34)</w:t>
      </w:r>
    </w:p>
    <w:p w:rsidR="00000000" w:rsidDel="00000000" w:rsidP="00000000" w:rsidRDefault="00000000" w:rsidRPr="00000000" w14:paraId="00000034">
      <w:pPr>
        <w:spacing w:after="300" w:line="342.85714285714283" w:lineRule="auto"/>
        <w:rPr>
          <w:color w:val="373a3c"/>
          <w:sz w:val="34"/>
          <w:szCs w:val="34"/>
          <w:highlight w:val="white"/>
        </w:rPr>
      </w:pPr>
      <w:r w:rsidDel="00000000" w:rsidR="00000000" w:rsidRPr="00000000">
        <w:rPr>
          <w:color w:val="373a3c"/>
          <w:sz w:val="21"/>
          <w:szCs w:val="21"/>
          <w:highlight w:val="white"/>
          <w:rtl w:val="0"/>
        </w:rPr>
        <w:t xml:space="preserve">4.1 In I7 calculate Tax by multiplying Gross Pay by Tax Rate (in this instance all staff are on the same tax rate). Copy the formula down to I12. What is John McGregor's Tax for the week?</w:t>
        <w:br w:type="textWrapping"/>
      </w:r>
      <w:r w:rsidDel="00000000" w:rsidR="00000000" w:rsidRPr="00000000">
        <w:rPr>
          <w:b w:val="1"/>
          <w:color w:val="373a3c"/>
          <w:sz w:val="21"/>
          <w:szCs w:val="21"/>
          <w:highlight w:val="white"/>
          <w:rtl w:val="0"/>
        </w:rPr>
        <w:t xml:space="preserve">(299.35)</w:t>
        <w:br w:type="textWrapping"/>
      </w:r>
      <w:r w:rsidDel="00000000" w:rsidR="00000000" w:rsidRPr="00000000">
        <w:rPr>
          <w:color w:val="373a3c"/>
          <w:sz w:val="21"/>
          <w:szCs w:val="21"/>
          <w:highlight w:val="white"/>
          <w:rtl w:val="0"/>
        </w:rPr>
        <w:t xml:space="preserve">4.2 In I7 calculate Tax by multiplying Gross Pay by Tax Rate (in this instance all staff are on the same tax rate). Copy the formula down to I12. What is Diepak Kumar's Tax for the week?</w:t>
        <w:br w:type="textWrapping"/>
        <w:t xml:space="preserve">(</w:t>
      </w:r>
      <w:r w:rsidDel="00000000" w:rsidR="00000000" w:rsidRPr="00000000">
        <w:rPr>
          <w:b w:val="1"/>
          <w:color w:val="373a3c"/>
          <w:sz w:val="21"/>
          <w:szCs w:val="21"/>
          <w:highlight w:val="white"/>
          <w:rtl w:val="0"/>
        </w:rPr>
        <w:t xml:space="preserve">290.47)</w:t>
      </w:r>
      <w:r w:rsidDel="00000000" w:rsidR="00000000" w:rsidRPr="00000000">
        <w:rPr>
          <w:rtl w:val="0"/>
        </w:rPr>
      </w:r>
    </w:p>
    <w:p w:rsidR="00000000" w:rsidDel="00000000" w:rsidP="00000000" w:rsidRDefault="00000000" w:rsidRPr="00000000" w14:paraId="00000035">
      <w:pPr>
        <w:spacing w:after="46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5.1 In J7 calculate Net Pay by subtracting Tax from Gross Pay. Copy the formula down to J12. What is Steve Welgemoed's Net Pay for the week?</w:t>
        <w:br w:type="textWrapping"/>
      </w:r>
      <w:r w:rsidDel="00000000" w:rsidR="00000000" w:rsidRPr="00000000">
        <w:rPr>
          <w:b w:val="1"/>
          <w:color w:val="373a3c"/>
          <w:sz w:val="21"/>
          <w:szCs w:val="21"/>
          <w:highlight w:val="white"/>
          <w:rtl w:val="0"/>
        </w:rPr>
        <w:t xml:space="preserve">(294.73)</w:t>
      </w:r>
    </w:p>
    <w:p w:rsidR="00000000" w:rsidDel="00000000" w:rsidP="00000000" w:rsidRDefault="00000000" w:rsidRPr="00000000" w14:paraId="00000036">
      <w:pPr>
        <w:rPr/>
      </w:pPr>
      <w:commentRangeStart w:id="0"/>
      <w:r w:rsidDel="00000000" w:rsidR="00000000" w:rsidRPr="00000000">
        <w:rPr>
          <w:rtl w:val="0"/>
        </w:rPr>
        <w:t xml:space="preserve">5.2 In J7 calculate Net Pay by subtracting Tax from Gross Pay. Copy the formula down to J12. What is Sophie Yang's Net Pay for the week?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t>
      </w:r>
      <w:ins w:author="Вадим Гришин" w:id="0" w:date="2019-01-14T12:00:03Z">
        <w:r w:rsidDel="00000000" w:rsidR="00000000" w:rsidRPr="00000000">
          <w:rPr>
            <w:rFonts w:ascii="Roboto" w:cs="Roboto" w:eastAsia="Roboto" w:hAnsi="Roboto"/>
            <w:color w:val="333333"/>
            <w:sz w:val="20"/>
            <w:szCs w:val="20"/>
            <w:highlight w:val="white"/>
            <w:rtl w:val="0"/>
            <w:rPrChange w:author="Вадим Гришин" w:id="1" w:date="2019-01-14T12:00:03Z">
              <w:rPr/>
            </w:rPrChange>
          </w:rPr>
          <w:t xml:space="preserve">810.95</w:t>
        </w:r>
      </w:ins>
      <w:r w:rsidDel="00000000" w:rsidR="00000000" w:rsidRPr="00000000">
        <w:rPr>
          <w:rtl w:val="0"/>
        </w:rPr>
        <w:t xml:space="preserve">)</w:t>
        <w:br w:type="textWrapping"/>
        <w:br w:type="textWrapping"/>
        <w:t xml:space="preserve">6.1 In cells F14:J14 calculate totals for each of the columns. What was the total Gross Pay?</w:t>
        <w:br w:type="textWrapping"/>
        <w:t xml:space="preserve">(</w:t>
      </w:r>
      <w:commentRangeStart w:id="1"/>
      <w:r w:rsidDel="00000000" w:rsidR="00000000" w:rsidRPr="00000000">
        <w:rPr>
          <w:rtl w:val="0"/>
        </w:rPr>
        <w:t xml:space="preserve">5358.39</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7.1 In cells F16:J16 calculate an average for each of the columns. What was the Average Net Pay?</w:t>
        <w:br w:type="textWrapping"/>
      </w:r>
      <w:r w:rsidDel="00000000" w:rsidR="00000000" w:rsidRPr="00000000">
        <w:rPr>
          <w:b w:val="1"/>
          <w:color w:val="373a3c"/>
          <w:sz w:val="21"/>
          <w:szCs w:val="21"/>
          <w:highlight w:val="white"/>
          <w:rtl w:val="0"/>
        </w:rPr>
        <w:t xml:space="preserve">(643.01)</w:t>
      </w:r>
    </w:p>
    <w:p w:rsidR="00000000" w:rsidDel="00000000" w:rsidP="00000000" w:rsidRDefault="00000000" w:rsidRPr="00000000" w14:paraId="0000003A">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7.2 In cells F16:J16 calculate an average for each of the columns. What was the Average Commission?</w:t>
        <w:br w:type="textWrapping"/>
      </w:r>
      <w:r w:rsidDel="00000000" w:rsidR="00000000" w:rsidRPr="00000000">
        <w:rPr>
          <w:b w:val="1"/>
          <w:color w:val="373a3c"/>
          <w:sz w:val="21"/>
          <w:szCs w:val="21"/>
          <w:highlight w:val="white"/>
          <w:rtl w:val="0"/>
        </w:rPr>
        <w:t xml:space="preserve">(34.35)</w:t>
      </w:r>
      <w:r w:rsidDel="00000000" w:rsidR="00000000" w:rsidRPr="00000000">
        <w:rPr>
          <w:rtl w:val="0"/>
        </w:rPr>
      </w:r>
    </w:p>
    <w:p w:rsidR="00000000" w:rsidDel="00000000" w:rsidP="00000000" w:rsidRDefault="00000000" w:rsidRPr="00000000" w14:paraId="0000003B">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8.1 In cells F17:J17 calculate the maximum for each of the columns. What was the Maximum Tax?</w:t>
        <w:br w:type="textWrapping"/>
      </w:r>
      <w:r w:rsidDel="00000000" w:rsidR="00000000" w:rsidRPr="00000000">
        <w:rPr>
          <w:b w:val="1"/>
          <w:color w:val="373a3c"/>
          <w:sz w:val="21"/>
          <w:szCs w:val="21"/>
          <w:highlight w:val="white"/>
          <w:rtl w:val="0"/>
        </w:rPr>
        <w:t xml:space="preserve">(344.78)</w:t>
      </w:r>
    </w:p>
    <w:p w:rsidR="00000000" w:rsidDel="00000000" w:rsidP="00000000" w:rsidRDefault="00000000" w:rsidRPr="00000000" w14:paraId="0000003C">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8.2 In cells F17:J17 calculate the maximum for each of the columns. What was the Maximum Gross Pay?</w:t>
        <w:br w:type="textWrapping"/>
      </w:r>
      <w:r w:rsidDel="00000000" w:rsidR="00000000" w:rsidRPr="00000000">
        <w:rPr>
          <w:b w:val="1"/>
          <w:color w:val="373a3c"/>
          <w:sz w:val="21"/>
          <w:szCs w:val="21"/>
          <w:highlight w:val="white"/>
          <w:rtl w:val="0"/>
        </w:rPr>
        <w:t xml:space="preserve">(1231.36)</w:t>
      </w:r>
    </w:p>
    <w:p w:rsidR="00000000" w:rsidDel="00000000" w:rsidP="00000000" w:rsidRDefault="00000000" w:rsidRPr="00000000" w14:paraId="0000003D">
      <w:pPr>
        <w:spacing w:after="46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9.1 In cells F18:J18 calculate the minimum for each of the columns. What was the Minimum Tax?</w:t>
        <w:br w:type="textWrapping"/>
      </w:r>
      <w:r w:rsidDel="00000000" w:rsidR="00000000" w:rsidRPr="00000000">
        <w:rPr>
          <w:b w:val="1"/>
          <w:color w:val="373a3c"/>
          <w:sz w:val="21"/>
          <w:szCs w:val="21"/>
          <w:highlight w:val="white"/>
          <w:rtl w:val="0"/>
        </w:rPr>
        <w:t xml:space="preserve">(114.62)</w:t>
      </w:r>
    </w:p>
    <w:p w:rsidR="00000000" w:rsidDel="00000000" w:rsidP="00000000" w:rsidRDefault="00000000" w:rsidRPr="00000000" w14:paraId="0000003E">
      <w:pPr>
        <w:rPr/>
      </w:pPr>
      <w:r w:rsidDel="00000000" w:rsidR="00000000" w:rsidRPr="00000000">
        <w:rPr>
          <w:rtl w:val="0"/>
        </w:rPr>
        <w:t xml:space="preserve">9.2 In cells F18:J18 calculate the minimum for each of the columns. What was the Minimum Commission?</w:t>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10.1 Click into the Branch Summary worksheet. First, we want to calculate the Total Commission for Edenvale (see the Branch column on both sheets). In B6 type in =SUM( then click into Pay Details and select G7:G9, then press Enter. Repeat the process, selecting the appropriate cells, to get the Total Commission for Sandown.</w:t>
        <w:br w:type="textWrapping"/>
        <w:t xml:space="preserve">Use the fill handle to get Total Gross Pay for Edenvale and Sandown. What was the Total Gross Payfor Edenvale?</w:t>
        <w:br w:type="textWrapping"/>
      </w:r>
      <w:r w:rsidDel="00000000" w:rsidR="00000000" w:rsidRPr="00000000">
        <w:rPr>
          <w:b w:val="1"/>
          <w:color w:val="373a3c"/>
          <w:sz w:val="21"/>
          <w:szCs w:val="21"/>
          <w:highlight w:val="white"/>
          <w:rtl w:val="0"/>
        </w:rPr>
        <w:t xml:space="preserve">НЕ (77.71)</w:t>
      </w:r>
      <w:r w:rsidDel="00000000" w:rsidR="00000000" w:rsidRPr="00000000">
        <w:rPr>
          <w:rtl w:val="0"/>
        </w:rPr>
      </w:r>
    </w:p>
    <w:p w:rsidR="00000000" w:rsidDel="00000000" w:rsidP="00000000" w:rsidRDefault="00000000" w:rsidRPr="00000000" w14:paraId="00000042">
      <w:pPr>
        <w:spacing w:after="300" w:line="342.85714285714283" w:lineRule="auto"/>
        <w:rPr>
          <w:color w:val="373a3c"/>
          <w:sz w:val="21"/>
          <w:szCs w:val="21"/>
          <w:highlight w:val="white"/>
        </w:rPr>
      </w:pPr>
      <w:r w:rsidDel="00000000" w:rsidR="00000000" w:rsidRPr="00000000">
        <w:rPr>
          <w:color w:val="434343"/>
          <w:sz w:val="28"/>
          <w:szCs w:val="28"/>
          <w:rtl w:val="0"/>
        </w:rPr>
        <w:t xml:space="preserve">Тест 4</w:t>
        <w:br w:type="textWrapping"/>
      </w:r>
      <w:r w:rsidDel="00000000" w:rsidR="00000000" w:rsidRPr="00000000">
        <w:rPr>
          <w:color w:val="434343"/>
          <w:rtl w:val="0"/>
        </w:rPr>
        <w:t xml:space="preserve">1.1</w:t>
      </w:r>
      <w:r w:rsidDel="00000000" w:rsidR="00000000" w:rsidRPr="00000000">
        <w:rPr>
          <w:color w:val="434343"/>
          <w:sz w:val="28"/>
          <w:szCs w:val="28"/>
          <w:rtl w:val="0"/>
        </w:rPr>
        <w:t xml:space="preserve"> </w:t>
      </w:r>
      <w:r w:rsidDel="00000000" w:rsidR="00000000" w:rsidRPr="00000000">
        <w:rPr>
          <w:color w:val="373a3c"/>
          <w:sz w:val="21"/>
          <w:szCs w:val="21"/>
          <w:highlight w:val="white"/>
          <w:rtl w:val="0"/>
        </w:rPr>
        <w:t xml:space="preserve">Sean wants to make a change in cell </w:t>
      </w:r>
      <w:r w:rsidDel="00000000" w:rsidR="00000000" w:rsidRPr="00000000">
        <w:rPr>
          <w:color w:val="373a3c"/>
          <w:sz w:val="21"/>
          <w:szCs w:val="21"/>
          <w:rtl w:val="0"/>
        </w:rPr>
        <w:t xml:space="preserve">B2</w:t>
      </w:r>
      <w:r w:rsidDel="00000000" w:rsidR="00000000" w:rsidRPr="00000000">
        <w:rPr>
          <w:color w:val="373a3c"/>
          <w:sz w:val="21"/>
          <w:szCs w:val="21"/>
          <w:highlight w:val="white"/>
          <w:rtl w:val="0"/>
        </w:rPr>
        <w:t xml:space="preserve">, but every time he clicks on the cell, </w:t>
      </w:r>
      <w:r w:rsidDel="00000000" w:rsidR="00000000" w:rsidRPr="00000000">
        <w:rPr>
          <w:color w:val="373a3c"/>
          <w:sz w:val="21"/>
          <w:szCs w:val="21"/>
          <w:rtl w:val="0"/>
        </w:rPr>
        <w:t xml:space="preserve">A1</w:t>
      </w:r>
      <w:r w:rsidDel="00000000" w:rsidR="00000000" w:rsidRPr="00000000">
        <w:rPr>
          <w:color w:val="373a3c"/>
          <w:sz w:val="21"/>
          <w:szCs w:val="21"/>
          <w:highlight w:val="white"/>
          <w:rtl w:val="0"/>
        </w:rPr>
        <w:t xml:space="preserve"> becomes the active cell instead.</w:t>
      </w:r>
    </w:p>
    <w:p w:rsidR="00000000" w:rsidDel="00000000" w:rsidP="00000000" w:rsidRDefault="00000000" w:rsidRPr="00000000" w14:paraId="00000043">
      <w:pPr>
        <w:spacing w:after="300" w:line="342.85714285714283" w:lineRule="auto"/>
        <w:rPr>
          <w:b w:val="1"/>
          <w:color w:val="373a3c"/>
          <w:sz w:val="21"/>
          <w:szCs w:val="21"/>
          <w:shd w:fill="f9f9f9" w:val="clear"/>
        </w:rPr>
      </w:pPr>
      <w:r w:rsidDel="00000000" w:rsidR="00000000" w:rsidRPr="00000000">
        <w:rPr>
          <w:color w:val="373a3c"/>
          <w:sz w:val="21"/>
          <w:szCs w:val="21"/>
          <w:shd w:fill="f9f9f9" w:val="clear"/>
        </w:rPr>
        <w:drawing>
          <wp:inline distB="114300" distT="114300" distL="114300" distR="114300">
            <wp:extent cx="5734050" cy="34036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3403600"/>
                    </a:xfrm>
                    <a:prstGeom prst="rect"/>
                    <a:ln/>
                  </pic:spPr>
                </pic:pic>
              </a:graphicData>
            </a:graphic>
          </wp:inline>
        </w:drawing>
      </w:r>
      <w:r w:rsidDel="00000000" w:rsidR="00000000" w:rsidRPr="00000000">
        <w:rPr>
          <w:color w:val="373a3c"/>
          <w:sz w:val="21"/>
          <w:szCs w:val="21"/>
          <w:shd w:fill="f9f9f9" w:val="clear"/>
          <w:rtl w:val="0"/>
        </w:rPr>
        <w:br w:type="textWrapping"/>
      </w:r>
      <w:r w:rsidDel="00000000" w:rsidR="00000000" w:rsidRPr="00000000">
        <w:rPr>
          <w:b w:val="1"/>
          <w:color w:val="373a3c"/>
          <w:sz w:val="21"/>
          <w:szCs w:val="21"/>
          <w:shd w:fill="f9f9f9" w:val="clear"/>
          <w:rtl w:val="0"/>
        </w:rPr>
        <w:t xml:space="preserve">(ХЗ, картинки разные могут быть!)</w:t>
      </w:r>
    </w:p>
    <w:p w:rsidR="00000000" w:rsidDel="00000000" w:rsidP="00000000" w:rsidRDefault="00000000" w:rsidRPr="00000000" w14:paraId="00000044">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2.1 Open the attached workbook and observe how the heading in row 1 has been formatted. What size font is the heading?</w:t>
        <w:br w:type="textWrapping"/>
      </w:r>
      <w:r w:rsidDel="00000000" w:rsidR="00000000" w:rsidRPr="00000000">
        <w:rPr>
          <w:b w:val="1"/>
          <w:color w:val="373a3c"/>
          <w:sz w:val="21"/>
          <w:szCs w:val="21"/>
          <w:highlight w:val="white"/>
          <w:rtl w:val="0"/>
        </w:rPr>
        <w:t xml:space="preserve">(36)</w:t>
        <w:br w:type="textWrapping"/>
      </w:r>
      <w:r w:rsidDel="00000000" w:rsidR="00000000" w:rsidRPr="00000000">
        <w:rPr>
          <w:color w:val="373a3c"/>
          <w:sz w:val="21"/>
          <w:szCs w:val="21"/>
          <w:highlight w:val="white"/>
          <w:rtl w:val="0"/>
        </w:rPr>
        <w:t xml:space="preserve">2.2 Open the attached workbook and observe how the heading in row 1 has been formatted. What is the name of the font used in the heading?</w:t>
        <w:br w:type="textWrapping"/>
      </w:r>
      <w:r w:rsidDel="00000000" w:rsidR="00000000" w:rsidRPr="00000000">
        <w:rPr>
          <w:b w:val="1"/>
          <w:color w:val="373a3c"/>
          <w:sz w:val="21"/>
          <w:szCs w:val="21"/>
          <w:highlight w:val="white"/>
          <w:rtl w:val="0"/>
        </w:rPr>
        <w:t xml:space="preserve">(хз)</w:t>
      </w:r>
    </w:p>
    <w:p w:rsidR="00000000" w:rsidDel="00000000" w:rsidP="00000000" w:rsidRDefault="00000000" w:rsidRPr="00000000" w14:paraId="00000045">
      <w:pPr>
        <w:spacing w:after="34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3. Which alignment option has been applied to the heading in row 1?</w:t>
        <w:br w:type="textWrapping"/>
        <w:t xml:space="preserve">(</w:t>
      </w:r>
      <w:r w:rsidDel="00000000" w:rsidR="00000000" w:rsidRPr="00000000">
        <w:rPr>
          <w:b w:val="1"/>
          <w:color w:val="373a3c"/>
          <w:sz w:val="21"/>
          <w:szCs w:val="21"/>
          <w:highlight w:val="white"/>
          <w:rtl w:val="0"/>
        </w:rPr>
        <w:t xml:space="preserve">Merge and Center)</w:t>
      </w:r>
    </w:p>
    <w:p w:rsidR="00000000" w:rsidDel="00000000" w:rsidP="00000000" w:rsidRDefault="00000000" w:rsidRPr="00000000" w14:paraId="00000046">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4.1 Which alignment options have been applied to cell A3?</w:t>
        <w:br w:type="textWrapping"/>
        <w:t xml:space="preserve">(One or more answers are possible — partial credit will be awarded)</w:t>
      </w:r>
      <w:r w:rsidDel="00000000" w:rsidR="00000000" w:rsidRPr="00000000">
        <w:rPr>
          <w:b w:val="1"/>
          <w:color w:val="373a3c"/>
          <w:sz w:val="21"/>
          <w:szCs w:val="21"/>
          <w:highlight w:val="white"/>
          <w:rtl w:val="0"/>
        </w:rPr>
        <w:br w:type="textWrapping"/>
        <w:t xml:space="preserve">Middle Align</w:t>
        <w:br w:type="textWrapping"/>
      </w:r>
      <w:r w:rsidDel="00000000" w:rsidR="00000000" w:rsidRPr="00000000">
        <w:rPr>
          <w:color w:val="373a3c"/>
          <w:sz w:val="21"/>
          <w:szCs w:val="21"/>
          <w:highlight w:val="white"/>
          <w:rtl w:val="0"/>
        </w:rPr>
        <w:t xml:space="preserve">4.2 Which formatting options have been applied to cell A3?</w:t>
        <w:br w:type="textWrapping"/>
        <w:t xml:space="preserve">(One or more answers are possible — partial credit will be award</w:t>
        <w:br w:type="textWrapping"/>
      </w:r>
      <w:r w:rsidDel="00000000" w:rsidR="00000000" w:rsidRPr="00000000">
        <w:rPr>
          <w:b w:val="1"/>
          <w:color w:val="373a3c"/>
          <w:sz w:val="21"/>
          <w:szCs w:val="21"/>
          <w:highlight w:val="white"/>
          <w:rtl w:val="0"/>
        </w:rPr>
        <w:t xml:space="preserve">Bold</w:t>
        <w:br w:type="textWrapping"/>
        <w:t xml:space="preserve">Italic</w:t>
        <w:br w:type="textWrapping"/>
        <w:t xml:space="preserve">Middle Align</w:t>
      </w:r>
    </w:p>
    <w:p w:rsidR="00000000" w:rsidDel="00000000" w:rsidP="00000000" w:rsidRDefault="00000000" w:rsidRPr="00000000" w14:paraId="00000047">
      <w:pPr>
        <w:spacing w:after="34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5.1 The date in B3 has lost its formatting. Apply a Long Date format. What </w:t>
      </w:r>
      <w:r w:rsidDel="00000000" w:rsidR="00000000" w:rsidRPr="00000000">
        <w:rPr>
          <w:b w:val="1"/>
          <w:color w:val="373a3c"/>
          <w:sz w:val="21"/>
          <w:szCs w:val="21"/>
          <w:highlight w:val="white"/>
          <w:rtl w:val="0"/>
        </w:rPr>
        <w:t xml:space="preserve">day </w:t>
      </w:r>
      <w:r w:rsidDel="00000000" w:rsidR="00000000" w:rsidRPr="00000000">
        <w:rPr>
          <w:color w:val="373a3c"/>
          <w:sz w:val="21"/>
          <w:szCs w:val="21"/>
          <w:highlight w:val="white"/>
          <w:rtl w:val="0"/>
        </w:rPr>
        <w:t xml:space="preserve">of the week was this data last modified?</w:t>
        <w:br w:type="textWrapping"/>
        <w:t xml:space="preserve">(</w:t>
      </w:r>
      <w:r w:rsidDel="00000000" w:rsidR="00000000" w:rsidRPr="00000000">
        <w:rPr>
          <w:b w:val="1"/>
          <w:color w:val="373a3c"/>
          <w:sz w:val="21"/>
          <w:szCs w:val="21"/>
          <w:highlight w:val="white"/>
          <w:rtl w:val="0"/>
        </w:rPr>
        <w:t xml:space="preserve">Saturday)</w:t>
        <w:br w:type="textWrapping"/>
      </w:r>
      <w:r w:rsidDel="00000000" w:rsidR="00000000" w:rsidRPr="00000000">
        <w:rPr>
          <w:color w:val="373a3c"/>
          <w:sz w:val="21"/>
          <w:szCs w:val="21"/>
          <w:highlight w:val="white"/>
          <w:rtl w:val="0"/>
        </w:rPr>
        <w:t xml:space="preserve">5.2 The date in B3 has lost its formatting. Apply a Long Date format. What </w:t>
      </w:r>
      <w:r w:rsidDel="00000000" w:rsidR="00000000" w:rsidRPr="00000000">
        <w:rPr>
          <w:b w:val="1"/>
          <w:color w:val="373a3c"/>
          <w:sz w:val="21"/>
          <w:szCs w:val="21"/>
          <w:highlight w:val="white"/>
          <w:rtl w:val="0"/>
        </w:rPr>
        <w:t xml:space="preserve">month </w:t>
      </w:r>
      <w:r w:rsidDel="00000000" w:rsidR="00000000" w:rsidRPr="00000000">
        <w:rPr>
          <w:color w:val="373a3c"/>
          <w:sz w:val="21"/>
          <w:szCs w:val="21"/>
          <w:highlight w:val="white"/>
          <w:rtl w:val="0"/>
        </w:rPr>
        <w:t xml:space="preserve">of the year was this data last modified?</w:t>
      </w:r>
      <w:r w:rsidDel="00000000" w:rsidR="00000000" w:rsidRPr="00000000">
        <w:rPr>
          <w:color w:val="373a3c"/>
          <w:sz w:val="21"/>
          <w:szCs w:val="21"/>
          <w:shd w:fill="f9f9f9" w:val="clear"/>
          <w:rtl w:val="0"/>
        </w:rPr>
        <w:br w:type="textWrapping"/>
      </w:r>
      <w:r w:rsidDel="00000000" w:rsidR="00000000" w:rsidRPr="00000000">
        <w:rPr>
          <w:b w:val="1"/>
          <w:color w:val="373a3c"/>
          <w:sz w:val="21"/>
          <w:szCs w:val="21"/>
          <w:highlight w:val="white"/>
          <w:rtl w:val="0"/>
        </w:rPr>
        <w:t xml:space="preserve">June</w:t>
      </w:r>
    </w:p>
    <w:p w:rsidR="00000000" w:rsidDel="00000000" w:rsidP="00000000" w:rsidRDefault="00000000" w:rsidRPr="00000000" w14:paraId="00000048">
      <w:pPr>
        <w:spacing w:after="34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6. The percentages in T9 and T10 also have the wrong number format. Change them to the correct number format (to match the rest of the data in the column). What value now shows in T9?</w:t>
      </w:r>
      <w:r w:rsidDel="00000000" w:rsidR="00000000" w:rsidRPr="00000000">
        <w:rPr>
          <w:b w:val="1"/>
          <w:color w:val="373a3c"/>
          <w:sz w:val="21"/>
          <w:szCs w:val="21"/>
          <w:highlight w:val="white"/>
          <w:rtl w:val="0"/>
        </w:rPr>
        <w:br w:type="textWrapping"/>
        <w:t xml:space="preserve">(92.50)</w:t>
      </w:r>
      <w:r w:rsidDel="00000000" w:rsidR="00000000" w:rsidRPr="00000000">
        <w:rPr>
          <w:color w:val="373a3c"/>
          <w:sz w:val="21"/>
          <w:szCs w:val="21"/>
          <w:highlight w:val="white"/>
          <w:rtl w:val="0"/>
        </w:rPr>
        <w:br w:type="textWrapping"/>
        <w:t xml:space="preserve">6.1 The percentages in T9 and T10 also have the wrong number format. Change them to the correct number format (to match the rest of the data in the column). What value now shows in T10?</w:t>
      </w:r>
      <w:r w:rsidDel="00000000" w:rsidR="00000000" w:rsidRPr="00000000">
        <w:rPr>
          <w:b w:val="1"/>
          <w:color w:val="373a3c"/>
          <w:sz w:val="21"/>
          <w:szCs w:val="21"/>
          <w:highlight w:val="white"/>
          <w:rtl w:val="0"/>
        </w:rPr>
        <w:br w:type="textWrapping"/>
        <w:t xml:space="preserve">(60)</w:t>
      </w:r>
    </w:p>
    <w:p w:rsidR="00000000" w:rsidDel="00000000" w:rsidP="00000000" w:rsidRDefault="00000000" w:rsidRPr="00000000" w14:paraId="00000049">
      <w:pPr>
        <w:spacing w:after="46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7. Which Cell Style has been added to cells C38:U38? (Hint: Look in the Cell Styles gallery, when you hover over a style it tells you the name.)</w:t>
        <w:br w:type="textWrapping"/>
      </w:r>
      <w:r w:rsidDel="00000000" w:rsidR="00000000" w:rsidRPr="00000000">
        <w:rPr>
          <w:b w:val="1"/>
          <w:color w:val="373a3c"/>
          <w:sz w:val="21"/>
          <w:szCs w:val="21"/>
          <w:highlight w:val="white"/>
          <w:rtl w:val="0"/>
        </w:rPr>
        <w:t xml:space="preserve">(Total)</w:t>
      </w:r>
    </w:p>
    <w:p w:rsidR="00000000" w:rsidDel="00000000" w:rsidP="00000000" w:rsidRDefault="00000000" w:rsidRPr="00000000" w14:paraId="0000004A">
      <w:pPr>
        <w:spacing w:after="34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8. Which of the following formats has been added to B3?</w:t>
        <w:br w:type="textWrapping"/>
      </w:r>
      <w:r w:rsidDel="00000000" w:rsidR="00000000" w:rsidRPr="00000000">
        <w:rPr>
          <w:b w:val="1"/>
          <w:color w:val="373a3c"/>
          <w:sz w:val="21"/>
          <w:szCs w:val="21"/>
          <w:highlight w:val="white"/>
          <w:rtl w:val="0"/>
        </w:rPr>
        <w:t xml:space="preserve">Thick Bottom Border</w:t>
      </w:r>
    </w:p>
    <w:p w:rsidR="00000000" w:rsidDel="00000000" w:rsidP="00000000" w:rsidRDefault="00000000" w:rsidRPr="00000000" w14:paraId="0000004B">
      <w:pPr>
        <w:spacing w:after="34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9.1 Which alignment option has been applied to the headings in D6:T6?</w:t>
        <w:br w:type="textWrapping"/>
      </w:r>
      <w:r w:rsidDel="00000000" w:rsidR="00000000" w:rsidRPr="00000000">
        <w:rPr>
          <w:b w:val="1"/>
          <w:color w:val="373a3c"/>
          <w:sz w:val="21"/>
          <w:szCs w:val="21"/>
          <w:highlight w:val="white"/>
          <w:rtl w:val="0"/>
        </w:rPr>
        <w:t xml:space="preserve">Wrap Text</w:t>
        <w:br w:type="textWrapping"/>
        <w:t xml:space="preserve">Rotate Text Up</w:t>
      </w:r>
    </w:p>
    <w:p w:rsidR="00000000" w:rsidDel="00000000" w:rsidP="00000000" w:rsidRDefault="00000000" w:rsidRPr="00000000" w14:paraId="0000004C">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9.2 Which format options have been applied to the headings in D6:T6?</w:t>
        <w:br w:type="textWrapping"/>
        <w:t xml:space="preserve">(One or more answers are possible — partial credit will be awarded)</w:t>
        <w:br w:type="textWrapping"/>
      </w:r>
      <w:r w:rsidDel="00000000" w:rsidR="00000000" w:rsidRPr="00000000">
        <w:rPr>
          <w:b w:val="1"/>
          <w:color w:val="373a3c"/>
          <w:sz w:val="21"/>
          <w:szCs w:val="21"/>
          <w:highlight w:val="white"/>
          <w:rtl w:val="0"/>
        </w:rPr>
        <w:t xml:space="preserve">Bold</w:t>
        <w:br w:type="textWrapping"/>
      </w:r>
      <w:r w:rsidDel="00000000" w:rsidR="00000000" w:rsidRPr="00000000">
        <w:rPr>
          <w:b w:val="1"/>
          <w:color w:val="373a3c"/>
          <w:sz w:val="21"/>
          <w:szCs w:val="21"/>
          <w:shd w:fill="f9f9f9" w:val="clear"/>
          <w:rtl w:val="0"/>
        </w:rPr>
        <w:t xml:space="preserve">Center</w:t>
        <w:br w:type="textWrapping"/>
      </w:r>
      <w:r w:rsidDel="00000000" w:rsidR="00000000" w:rsidRPr="00000000">
        <w:rPr>
          <w:b w:val="1"/>
          <w:color w:val="373a3c"/>
          <w:sz w:val="21"/>
          <w:szCs w:val="21"/>
          <w:highlight w:val="white"/>
          <w:rtl w:val="0"/>
        </w:rPr>
        <w:t xml:space="preserve">Rotate Text Up</w:t>
      </w:r>
    </w:p>
    <w:p w:rsidR="00000000" w:rsidDel="00000000" w:rsidP="00000000" w:rsidRDefault="00000000" w:rsidRPr="00000000" w14:paraId="0000004D">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10. Which alignment option has been applied to cell U31?</w:t>
      </w:r>
    </w:p>
    <w:p w:rsidR="00000000" w:rsidDel="00000000" w:rsidP="00000000" w:rsidRDefault="00000000" w:rsidRPr="00000000" w14:paraId="0000004E">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Wrap Text</w:t>
      </w:r>
    </w:p>
    <w:p w:rsidR="00000000" w:rsidDel="00000000" w:rsidP="00000000" w:rsidRDefault="00000000" w:rsidRPr="00000000" w14:paraId="0000004F">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50">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11. Click on cell S38 and increase the number of decimal places to 3. What is the value in the cell now? (Enter using the number format ##.###).</w:t>
      </w:r>
    </w:p>
    <w:p w:rsidR="00000000" w:rsidDel="00000000" w:rsidP="00000000" w:rsidRDefault="00000000" w:rsidRPr="00000000" w14:paraId="00000051">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(30.867)</w:t>
      </w:r>
    </w:p>
    <w:p w:rsidR="00000000" w:rsidDel="00000000" w:rsidP="00000000" w:rsidRDefault="00000000" w:rsidRPr="00000000" w14:paraId="00000052">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53">
      <w:pPr>
        <w:spacing w:after="300" w:line="342.85714285714283" w:lineRule="auto"/>
        <w:rPr>
          <w:b w:val="1"/>
          <w:color w:val="373a3c"/>
          <w:sz w:val="21"/>
          <w:szCs w:val="21"/>
          <w:highlight w:val="white"/>
        </w:rPr>
      </w:pPr>
      <w:r w:rsidDel="00000000" w:rsidR="00000000" w:rsidRPr="00000000">
        <w:rPr>
          <w:color w:val="434343"/>
          <w:sz w:val="28"/>
          <w:szCs w:val="28"/>
          <w:rtl w:val="0"/>
        </w:rPr>
        <w:t xml:space="preserve">Тест 5</w:t>
      </w:r>
      <w:r w:rsidDel="00000000" w:rsidR="00000000" w:rsidRPr="00000000">
        <w:rPr>
          <w:color w:val="373a3c"/>
          <w:sz w:val="21"/>
          <w:szCs w:val="21"/>
          <w:highlight w:val="white"/>
          <w:rtl w:val="0"/>
        </w:rPr>
        <w:br w:type="textWrapping"/>
        <w:br w:type="textWrapping"/>
        <w:t xml:space="preserve">1.1 You want to insert 3 columns. Which of the options below will help you to achieve that?</w:t>
        <w:br w:type="textWrapping"/>
      </w:r>
      <w:r w:rsidDel="00000000" w:rsidR="00000000" w:rsidRPr="00000000">
        <w:rPr>
          <w:i w:val="1"/>
          <w:color w:val="373a3c"/>
          <w:sz w:val="21"/>
          <w:szCs w:val="21"/>
          <w:highlight w:val="white"/>
          <w:rtl w:val="0"/>
        </w:rPr>
        <w:t xml:space="preserve">Multiple answers are possible. Partial credit will be awarded.</w:t>
      </w:r>
      <w:r w:rsidDel="00000000" w:rsidR="00000000" w:rsidRPr="00000000">
        <w:rPr>
          <w:b w:val="1"/>
          <w:color w:val="373a3c"/>
          <w:sz w:val="21"/>
          <w:szCs w:val="21"/>
          <w:highlight w:val="white"/>
          <w:rtl w:val="0"/>
        </w:rPr>
        <w:br w:type="textWrapping"/>
        <w:t xml:space="preserve">(You select 3 columns, right-click and go to Insert)</w:t>
        <w:br w:type="textWrapping"/>
        <w:t xml:space="preserve">(You select a column then click the Insert button on the Home tab 3 times</w:t>
      </w:r>
      <w:r w:rsidDel="00000000" w:rsidR="00000000" w:rsidRPr="00000000">
        <w:rPr>
          <w:b w:val="1"/>
          <w:color w:val="373a3c"/>
          <w:sz w:val="21"/>
          <w:szCs w:val="21"/>
          <w:shd w:fill="f9f9f9" w:val="clear"/>
          <w:rtl w:val="0"/>
        </w:rPr>
        <w:t xml:space="preserve">)</w:t>
      </w:r>
      <w:r w:rsidDel="00000000" w:rsidR="00000000" w:rsidRPr="00000000">
        <w:rPr>
          <w:rtl w:val="0"/>
        </w:rPr>
      </w:r>
    </w:p>
    <w:p w:rsidR="00000000" w:rsidDel="00000000" w:rsidP="00000000" w:rsidRDefault="00000000" w:rsidRPr="00000000" w14:paraId="00000054">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2.1 Sean has carefully set up some complicated Conditional Formatting to one of the columns in his worksheet. He now wants to apply the same rules to another column in his worksheet. What is the quickest way for him to do this?</w:t>
        <w:br w:type="textWrapping"/>
        <w:t xml:space="preserve">(</w:t>
      </w:r>
      <w:r w:rsidDel="00000000" w:rsidR="00000000" w:rsidRPr="00000000">
        <w:rPr>
          <w:b w:val="1"/>
          <w:color w:val="373a3c"/>
          <w:sz w:val="21"/>
          <w:szCs w:val="21"/>
          <w:highlight w:val="white"/>
          <w:rtl w:val="0"/>
        </w:rPr>
        <w:t xml:space="preserve">He can use the Format Painter)</w:t>
      </w:r>
    </w:p>
    <w:p w:rsidR="00000000" w:rsidDel="00000000" w:rsidP="00000000" w:rsidRDefault="00000000" w:rsidRPr="00000000" w14:paraId="00000055">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3.1 Open the attached workbook. You will notice that some columns have been hidden. Unhide the columns. What is the Product Category for order 5019-1?</w:t>
        <w:br w:type="textWrapping"/>
      </w:r>
      <w:r w:rsidDel="00000000" w:rsidR="00000000" w:rsidRPr="00000000">
        <w:rPr>
          <w:b w:val="1"/>
          <w:color w:val="373a3c"/>
          <w:sz w:val="21"/>
          <w:szCs w:val="21"/>
          <w:highlight w:val="white"/>
          <w:rtl w:val="0"/>
        </w:rPr>
        <w:t xml:space="preserve">(Technology)</w:t>
        <w:br w:type="textWrapping"/>
      </w:r>
      <w:r w:rsidDel="00000000" w:rsidR="00000000" w:rsidRPr="00000000">
        <w:rPr>
          <w:color w:val="373a3c"/>
          <w:sz w:val="21"/>
          <w:szCs w:val="21"/>
          <w:highlight w:val="white"/>
          <w:rtl w:val="0"/>
        </w:rPr>
        <w:t xml:space="preserve">3.2 Open the attached workbook. You will notice that some columns have been hidden. Unhide the columns. What is the Product Name for order 5023-1?</w:t>
        <w:br w:type="textWrapping"/>
      </w:r>
      <w:r w:rsidDel="00000000" w:rsidR="00000000" w:rsidRPr="00000000">
        <w:rPr>
          <w:b w:val="1"/>
          <w:color w:val="373a3c"/>
          <w:sz w:val="21"/>
          <w:szCs w:val="21"/>
          <w:highlight w:val="white"/>
          <w:rtl w:val="0"/>
        </w:rPr>
        <w:t xml:space="preserve">(Pencils)</w:t>
      </w:r>
      <w:r w:rsidDel="00000000" w:rsidR="00000000" w:rsidRPr="00000000">
        <w:rPr>
          <w:rtl w:val="0"/>
        </w:rPr>
      </w:r>
    </w:p>
    <w:p w:rsidR="00000000" w:rsidDel="00000000" w:rsidP="00000000" w:rsidRDefault="00000000" w:rsidRPr="00000000" w14:paraId="00000056">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4.1 Order 5024-1 was cancelled. Delete row 11 (not just the data). What is the updated average in cell S1? (Please put the number only, no currency symbols)</w:t>
        <w:br w:type="textWrapping"/>
      </w:r>
      <w:r w:rsidDel="00000000" w:rsidR="00000000" w:rsidRPr="00000000">
        <w:rPr>
          <w:b w:val="1"/>
          <w:color w:val="373a3c"/>
          <w:sz w:val="21"/>
          <w:szCs w:val="21"/>
          <w:highlight w:val="white"/>
          <w:rtl w:val="0"/>
        </w:rPr>
        <w:t xml:space="preserve">(1156.53)</w:t>
      </w:r>
    </w:p>
    <w:p w:rsidR="00000000" w:rsidDel="00000000" w:rsidP="00000000" w:rsidRDefault="00000000" w:rsidRPr="00000000" w14:paraId="00000057">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5.1 You need to find out about the most recent shipment. Sort the data by Ship Date. What was the Order Quantity for the most recent item?</w:t>
        <w:br w:type="textWrapping"/>
      </w:r>
      <w:r w:rsidDel="00000000" w:rsidR="00000000" w:rsidRPr="00000000">
        <w:rPr>
          <w:b w:val="1"/>
          <w:color w:val="373a3c"/>
          <w:sz w:val="21"/>
          <w:szCs w:val="21"/>
          <w:highlight w:val="white"/>
          <w:rtl w:val="0"/>
        </w:rPr>
        <w:t xml:space="preserve">(31)</w:t>
        <w:br w:type="textWrapping"/>
      </w:r>
      <w:r w:rsidDel="00000000" w:rsidR="00000000" w:rsidRPr="00000000">
        <w:rPr>
          <w:color w:val="373a3c"/>
          <w:sz w:val="21"/>
          <w:szCs w:val="21"/>
          <w:highlight w:val="white"/>
          <w:rtl w:val="0"/>
        </w:rPr>
        <w:t xml:space="preserve">5.2 You need to find out about the most recent shipment. Sort the data by Ship Date. What was the Ship Date for the most recent item? Enter using yyyy-mm-dd format.</w:t>
        <w:br w:type="textWrapping"/>
      </w:r>
      <w:r w:rsidDel="00000000" w:rsidR="00000000" w:rsidRPr="00000000">
        <w:rPr>
          <w:b w:val="1"/>
          <w:color w:val="373a3c"/>
          <w:sz w:val="21"/>
          <w:szCs w:val="21"/>
          <w:highlight w:val="white"/>
          <w:rtl w:val="0"/>
        </w:rPr>
        <w:t xml:space="preserve">(08.02.2017)</w:t>
      </w:r>
    </w:p>
    <w:p w:rsidR="00000000" w:rsidDel="00000000" w:rsidP="00000000" w:rsidRDefault="00000000" w:rsidRPr="00000000" w14:paraId="00000058">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6.1 You need to check the most recent furniture item. Sort the data by Product Category (A-Z) and then Order Date (Newest to Oldest). What is the Order Priority for the most recently ordered Furniture Item?</w:t>
        <w:br w:type="textWrapping"/>
      </w:r>
      <w:r w:rsidDel="00000000" w:rsidR="00000000" w:rsidRPr="00000000">
        <w:rPr>
          <w:b w:val="1"/>
          <w:color w:val="373a3c"/>
          <w:sz w:val="21"/>
          <w:szCs w:val="21"/>
          <w:highlight w:val="white"/>
          <w:rtl w:val="0"/>
        </w:rPr>
        <w:br w:type="textWrapping"/>
        <w:t xml:space="preserve">(Low)</w:t>
        <w:br w:type="textWrapping"/>
        <w:br w:type="textWrapping"/>
      </w:r>
      <w:r w:rsidDel="00000000" w:rsidR="00000000" w:rsidRPr="00000000">
        <w:rPr>
          <w:color w:val="373a3c"/>
          <w:sz w:val="21"/>
          <w:szCs w:val="21"/>
          <w:highlight w:val="white"/>
          <w:rtl w:val="0"/>
        </w:rPr>
        <w:t xml:space="preserve">6.2 You need to check the most recent furniture item. Sort the data by Product Category (A-Z) and then Order Date (Newest to Oldest). What is the Customer Type for the most recently ordered Furniture Item?</w:t>
        <w:br w:type="textWrapping"/>
        <w:t xml:space="preserve">(</w:t>
      </w:r>
      <w:r w:rsidDel="00000000" w:rsidR="00000000" w:rsidRPr="00000000">
        <w:rPr>
          <w:b w:val="1"/>
          <w:color w:val="373a3c"/>
          <w:sz w:val="21"/>
          <w:szCs w:val="21"/>
          <w:highlight w:val="white"/>
          <w:rtl w:val="0"/>
        </w:rPr>
        <w:t xml:space="preserve">Corporate)</w:t>
      </w:r>
    </w:p>
    <w:p w:rsidR="00000000" w:rsidDel="00000000" w:rsidP="00000000" w:rsidRDefault="00000000" w:rsidRPr="00000000" w14:paraId="00000059">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7.1 You have been asked to find out about orders placed by the customer Cindy Chapman. Filter the data to show only her orders. How many orders had Tina Carlton as the Account Manager?</w:t>
        <w:br w:type="textWrapping"/>
      </w:r>
      <w:r w:rsidDel="00000000" w:rsidR="00000000" w:rsidRPr="00000000">
        <w:rPr>
          <w:b w:val="1"/>
          <w:color w:val="373a3c"/>
          <w:sz w:val="21"/>
          <w:szCs w:val="21"/>
          <w:highlight w:val="white"/>
          <w:rtl w:val="0"/>
        </w:rPr>
        <w:t xml:space="preserve">(6)</w:t>
        <w:br w:type="textWrapping"/>
      </w:r>
      <w:r w:rsidDel="00000000" w:rsidR="00000000" w:rsidRPr="00000000">
        <w:rPr>
          <w:color w:val="373a3c"/>
          <w:sz w:val="21"/>
          <w:szCs w:val="21"/>
          <w:highlight w:val="white"/>
          <w:rtl w:val="0"/>
        </w:rPr>
        <w:t xml:space="preserve">7.2</w:t>
      </w:r>
      <w:r w:rsidDel="00000000" w:rsidR="00000000" w:rsidRPr="00000000">
        <w:rPr>
          <w:b w:val="1"/>
          <w:color w:val="373a3c"/>
          <w:sz w:val="21"/>
          <w:szCs w:val="21"/>
          <w:highlight w:val="white"/>
          <w:rtl w:val="0"/>
        </w:rPr>
        <w:t xml:space="preserve"> </w:t>
      </w:r>
      <w:r w:rsidDel="00000000" w:rsidR="00000000" w:rsidRPr="00000000">
        <w:rPr>
          <w:color w:val="373a3c"/>
          <w:sz w:val="21"/>
          <w:szCs w:val="21"/>
          <w:highlight w:val="white"/>
          <w:rtl w:val="0"/>
        </w:rPr>
        <w:t xml:space="preserve">You have been asked to find out about orders placed by the customer Cindy Chapman. Filter the data to show only her orders. How many were High Priority?</w:t>
      </w:r>
      <w:r w:rsidDel="00000000" w:rsidR="00000000" w:rsidRPr="00000000">
        <w:rPr>
          <w:b w:val="1"/>
          <w:color w:val="373a3c"/>
          <w:sz w:val="21"/>
          <w:szCs w:val="21"/>
          <w:highlight w:val="white"/>
          <w:rtl w:val="0"/>
        </w:rPr>
        <w:br w:type="textWrapping"/>
        <w:t xml:space="preserve">(1)</w:t>
      </w:r>
      <w:r w:rsidDel="00000000" w:rsidR="00000000" w:rsidRPr="00000000">
        <w:rPr>
          <w:color w:val="373a3c"/>
          <w:sz w:val="21"/>
          <w:szCs w:val="21"/>
          <w:highlight w:val="white"/>
          <w:rtl w:val="0"/>
        </w:rPr>
        <w:br w:type="textWrapping"/>
        <w:br w:type="textWrapping"/>
        <w:t xml:space="preserve">8.1 Clear the previous filter. Use filters to find out how many orders were for Home Office customers, where the Account Manager is Leighton Forrest, with a High priority.</w:t>
        <w:br w:type="textWrapping"/>
      </w:r>
      <w:r w:rsidDel="00000000" w:rsidR="00000000" w:rsidRPr="00000000">
        <w:rPr>
          <w:b w:val="1"/>
          <w:color w:val="373a3c"/>
          <w:sz w:val="21"/>
          <w:szCs w:val="21"/>
          <w:highlight w:val="white"/>
          <w:rtl w:val="0"/>
        </w:rPr>
        <w:t xml:space="preserve">(3)</w:t>
        <w:br w:type="textWrapping"/>
      </w:r>
      <w:r w:rsidDel="00000000" w:rsidR="00000000" w:rsidRPr="00000000">
        <w:rPr>
          <w:color w:val="373a3c"/>
          <w:sz w:val="21"/>
          <w:szCs w:val="21"/>
          <w:highlight w:val="white"/>
          <w:rtl w:val="0"/>
        </w:rPr>
        <w:t xml:space="preserve">8.2 Clear the previous filter. Use filters to find out how many orders were for Small Business customers, where the Account Manager is Natasha Song, with a High priority.</w:t>
        <w:br w:type="textWrapping"/>
      </w:r>
      <w:r w:rsidDel="00000000" w:rsidR="00000000" w:rsidRPr="00000000">
        <w:rPr>
          <w:b w:val="1"/>
          <w:color w:val="373a3c"/>
          <w:sz w:val="21"/>
          <w:szCs w:val="21"/>
          <w:highlight w:val="white"/>
          <w:rtl w:val="0"/>
        </w:rPr>
        <w:t xml:space="preserve">(5)</w:t>
      </w:r>
      <w:r w:rsidDel="00000000" w:rsidR="00000000" w:rsidRPr="00000000">
        <w:rPr>
          <w:rtl w:val="0"/>
        </w:rPr>
      </w:r>
    </w:p>
    <w:p w:rsidR="00000000" w:rsidDel="00000000" w:rsidP="00000000" w:rsidRDefault="00000000" w:rsidRPr="00000000" w14:paraId="0000005A">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9.1 Clear the previous filters. Use filters to find out how many orders were for Technology and had a Total over $20,000.</w:t>
        <w:br w:type="textWrapping"/>
      </w:r>
      <w:r w:rsidDel="00000000" w:rsidR="00000000" w:rsidRPr="00000000">
        <w:rPr>
          <w:b w:val="1"/>
          <w:color w:val="373a3c"/>
          <w:sz w:val="21"/>
          <w:szCs w:val="21"/>
          <w:highlight w:val="white"/>
          <w:rtl w:val="0"/>
        </w:rPr>
        <w:t xml:space="preserve">(10)</w:t>
        <w:br w:type="textWrapping"/>
      </w:r>
      <w:r w:rsidDel="00000000" w:rsidR="00000000" w:rsidRPr="00000000">
        <w:rPr>
          <w:color w:val="373a3c"/>
          <w:sz w:val="21"/>
          <w:szCs w:val="21"/>
          <w:highlight w:val="white"/>
          <w:rtl w:val="0"/>
        </w:rPr>
        <w:t xml:space="preserve">9.2 Clear the previous filters. Use filters to find out how many orders were for Office Supplies and had a Total over $7,000.</w:t>
        <w:br w:type="textWrapping"/>
      </w:r>
      <w:r w:rsidDel="00000000" w:rsidR="00000000" w:rsidRPr="00000000">
        <w:rPr>
          <w:b w:val="1"/>
          <w:color w:val="373a3c"/>
          <w:sz w:val="21"/>
          <w:szCs w:val="21"/>
          <w:highlight w:val="white"/>
          <w:rtl w:val="0"/>
        </w:rPr>
        <w:t xml:space="preserve">(5)</w:t>
      </w:r>
    </w:p>
    <w:p w:rsidR="00000000" w:rsidDel="00000000" w:rsidP="00000000" w:rsidRDefault="00000000" w:rsidRPr="00000000" w14:paraId="0000005B">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10.1 Clear the previous filters. Apply a new filter to show the top 1% of orders by Total. What is the Average Quantity for the top 1% (cell M1043).</w:t>
        <w:br w:type="textWrapping"/>
      </w:r>
      <w:r w:rsidDel="00000000" w:rsidR="00000000" w:rsidRPr="00000000">
        <w:rPr>
          <w:b w:val="1"/>
          <w:color w:val="373a3c"/>
          <w:sz w:val="21"/>
          <w:szCs w:val="21"/>
          <w:highlight w:val="white"/>
          <w:rtl w:val="0"/>
        </w:rPr>
        <w:t xml:space="preserve">()</w:t>
      </w:r>
    </w:p>
    <w:p w:rsidR="00000000" w:rsidDel="00000000" w:rsidP="00000000" w:rsidRDefault="00000000" w:rsidRPr="00000000" w14:paraId="0000005C">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11.1 Use the find tool to find order number 6044-1. What is the Quantity for this order?</w:t>
        <w:br w:type="textWrapping"/>
      </w:r>
      <w:r w:rsidDel="00000000" w:rsidR="00000000" w:rsidRPr="00000000">
        <w:rPr>
          <w:b w:val="1"/>
          <w:color w:val="373a3c"/>
          <w:sz w:val="21"/>
          <w:szCs w:val="21"/>
          <w:highlight w:val="white"/>
          <w:rtl w:val="0"/>
        </w:rPr>
        <w:t xml:space="preserve">(26)</w:t>
        <w:br w:type="textWrapping"/>
      </w:r>
      <w:r w:rsidDel="00000000" w:rsidR="00000000" w:rsidRPr="00000000">
        <w:rPr>
          <w:color w:val="373a3c"/>
          <w:sz w:val="21"/>
          <w:szCs w:val="21"/>
          <w:highlight w:val="white"/>
          <w:rtl w:val="0"/>
        </w:rPr>
        <w:t xml:space="preserve">11.2 Use the find tool to find order number 6044-1. What is the Priority for this order?</w:t>
        <w:br w:type="textWrapping"/>
      </w:r>
      <w:r w:rsidDel="00000000" w:rsidR="00000000" w:rsidRPr="00000000">
        <w:rPr>
          <w:b w:val="1"/>
          <w:color w:val="373a3c"/>
          <w:sz w:val="21"/>
          <w:szCs w:val="21"/>
          <w:highlight w:val="white"/>
          <w:rtl w:val="0"/>
        </w:rPr>
        <w:t xml:space="preserve">(Medium)</w:t>
      </w:r>
      <w:r w:rsidDel="00000000" w:rsidR="00000000" w:rsidRPr="00000000">
        <w:rPr>
          <w:rtl w:val="0"/>
        </w:rPr>
      </w:r>
    </w:p>
    <w:p w:rsidR="00000000" w:rsidDel="00000000" w:rsidP="00000000" w:rsidRDefault="00000000" w:rsidRPr="00000000" w14:paraId="0000005D">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12.1 Tina Carlton has recently married and has chosen to take her partner's name. Start by clicking in cell A1. Use Find and Replace to replace all instances of Tina Carlton with Tina Shaw. Check the message — how many replacements were made?</w:t>
        <w:br w:type="textWrapping"/>
        <w:t xml:space="preserve">On a Mac, go to the Edit menu &gt; Find &gt; Replace.</w:t>
        <w:br w:type="textWrapping"/>
      </w:r>
      <w:r w:rsidDel="00000000" w:rsidR="00000000" w:rsidRPr="00000000">
        <w:rPr>
          <w:b w:val="1"/>
          <w:color w:val="373a3c"/>
          <w:sz w:val="21"/>
          <w:szCs w:val="21"/>
          <w:highlight w:val="white"/>
          <w:rtl w:val="0"/>
        </w:rPr>
        <w:t xml:space="preserve">(137)</w:t>
      </w:r>
      <w:r w:rsidDel="00000000" w:rsidR="00000000" w:rsidRPr="00000000">
        <w:rPr>
          <w:color w:val="373a3c"/>
          <w:sz w:val="21"/>
          <w:szCs w:val="21"/>
          <w:highlight w:val="white"/>
          <w:rtl w:val="0"/>
        </w:rPr>
        <w:br w:type="textWrapping"/>
        <w:br w:type="textWrapping"/>
      </w:r>
      <w:r w:rsidDel="00000000" w:rsidR="00000000" w:rsidRPr="00000000">
        <w:rPr>
          <w:color w:val="434343"/>
          <w:sz w:val="28"/>
          <w:szCs w:val="28"/>
          <w:rtl w:val="0"/>
        </w:rPr>
        <w:t xml:space="preserve">Тест 6</w:t>
        <w:br w:type="textWrapping"/>
      </w:r>
      <w:r w:rsidDel="00000000" w:rsidR="00000000" w:rsidRPr="00000000">
        <w:rPr>
          <w:color w:val="373a3c"/>
          <w:sz w:val="21"/>
          <w:szCs w:val="21"/>
          <w:highlight w:val="white"/>
          <w:rtl w:val="0"/>
        </w:rPr>
        <w:br w:type="textWrapping"/>
        <w:t xml:space="preserve">1.1 The attached workbook is needed to answer all the questions associated with this quiz. Open the attached workbook and investigate what this document will look like when printed (do not actually print). How many pages will print?</w:t>
        <w:br w:type="textWrapping"/>
      </w:r>
      <w:r w:rsidDel="00000000" w:rsidR="00000000" w:rsidRPr="00000000">
        <w:rPr>
          <w:b w:val="1"/>
          <w:color w:val="373a3c"/>
          <w:sz w:val="21"/>
          <w:szCs w:val="21"/>
          <w:highlight w:val="white"/>
          <w:rtl w:val="0"/>
        </w:rPr>
        <w:t xml:space="preserve">(3)</w:t>
      </w:r>
    </w:p>
    <w:p w:rsidR="00000000" w:rsidDel="00000000" w:rsidP="00000000" w:rsidRDefault="00000000" w:rsidRPr="00000000" w14:paraId="0000005E">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2.1 What Margin setting has been selected?</w:t>
      </w:r>
      <w:r w:rsidDel="00000000" w:rsidR="00000000" w:rsidRPr="00000000">
        <w:rPr>
          <w:b w:val="1"/>
          <w:color w:val="373a3c"/>
          <w:sz w:val="21"/>
          <w:szCs w:val="21"/>
          <w:highlight w:val="white"/>
          <w:rtl w:val="0"/>
        </w:rPr>
        <w:br w:type="textWrapping"/>
        <w:t xml:space="preserve">(</w:t>
      </w:r>
      <w:r w:rsidDel="00000000" w:rsidR="00000000" w:rsidRPr="00000000">
        <w:rPr>
          <w:b w:val="1"/>
          <w:color w:val="373a3c"/>
          <w:sz w:val="21"/>
          <w:szCs w:val="21"/>
          <w:shd w:fill="f9f9f9" w:val="clear"/>
          <w:rtl w:val="0"/>
        </w:rPr>
        <w:t xml:space="preserve">Narrow)</w:t>
      </w:r>
      <w:r w:rsidDel="00000000" w:rsidR="00000000" w:rsidRPr="00000000">
        <w:rPr>
          <w:rtl w:val="0"/>
        </w:rPr>
      </w:r>
    </w:p>
    <w:p w:rsidR="00000000" w:rsidDel="00000000" w:rsidP="00000000" w:rsidRDefault="00000000" w:rsidRPr="00000000" w14:paraId="0000005F">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3.1 Which Orientation has been selected?</w:t>
        <w:br w:type="textWrapping"/>
        <w:t xml:space="preserve">(</w:t>
      </w:r>
      <w:r w:rsidDel="00000000" w:rsidR="00000000" w:rsidRPr="00000000">
        <w:rPr>
          <w:b w:val="1"/>
          <w:color w:val="373a3c"/>
          <w:sz w:val="21"/>
          <w:szCs w:val="21"/>
          <w:highlight w:val="white"/>
          <w:rtl w:val="0"/>
        </w:rPr>
        <w:t xml:space="preserve">Landscape)</w:t>
        <w:br w:type="textWrapping"/>
        <w:br w:type="textWrapping"/>
      </w:r>
      <w:r w:rsidDel="00000000" w:rsidR="00000000" w:rsidRPr="00000000">
        <w:rPr>
          <w:color w:val="373a3c"/>
          <w:sz w:val="21"/>
          <w:szCs w:val="21"/>
          <w:highlight w:val="white"/>
          <w:rtl w:val="0"/>
        </w:rPr>
        <w:t xml:space="preserve">4.1 A Custom Scale has been applied.</w:t>
        <w:br w:type="textWrapping"/>
        <w:t xml:space="preserve">(</w:t>
      </w:r>
      <w:r w:rsidDel="00000000" w:rsidR="00000000" w:rsidRPr="00000000">
        <w:rPr>
          <w:b w:val="1"/>
          <w:color w:val="373a3c"/>
          <w:sz w:val="21"/>
          <w:szCs w:val="21"/>
          <w:highlight w:val="white"/>
          <w:rtl w:val="0"/>
        </w:rPr>
        <w:t xml:space="preserve">True)</w:t>
      </w:r>
    </w:p>
    <w:p w:rsidR="00000000" w:rsidDel="00000000" w:rsidP="00000000" w:rsidRDefault="00000000" w:rsidRPr="00000000" w14:paraId="00000060">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5.1 How many page breaks have been added?</w:t>
        <w:br w:type="textWrapping"/>
        <w:t xml:space="preserve">For Mac users, switch to the Page Layout view, then back to Normal to see the page breaks. Manual page breaks will still be dotted lines.</w:t>
        <w:br w:type="textWrapping"/>
      </w:r>
      <w:r w:rsidDel="00000000" w:rsidR="00000000" w:rsidRPr="00000000">
        <w:rPr>
          <w:b w:val="1"/>
          <w:color w:val="373a3c"/>
          <w:sz w:val="21"/>
          <w:szCs w:val="21"/>
          <w:highlight w:val="white"/>
          <w:rtl w:val="0"/>
        </w:rPr>
        <w:t xml:space="preserve">()</w:t>
      </w:r>
    </w:p>
    <w:p w:rsidR="00000000" w:rsidDel="00000000" w:rsidP="00000000" w:rsidRDefault="00000000" w:rsidRPr="00000000" w14:paraId="00000061">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6.1 If we wanted to insert another page break between rows 20 and 21 we would need to click on which cell first? (We only want to add a horizontal page break). For your answer, enter a cell reference e.g. B5.</w:t>
        <w:br w:type="textWrapping"/>
        <w:t xml:space="preserve">(</w:t>
      </w:r>
      <w:r w:rsidDel="00000000" w:rsidR="00000000" w:rsidRPr="00000000">
        <w:rPr>
          <w:b w:val="1"/>
          <w:color w:val="373a3c"/>
          <w:sz w:val="21"/>
          <w:szCs w:val="21"/>
          <w:highlight w:val="white"/>
          <w:rtl w:val="0"/>
        </w:rPr>
        <w:t xml:space="preserve">A21)</w:t>
      </w:r>
    </w:p>
    <w:p w:rsidR="00000000" w:rsidDel="00000000" w:rsidP="00000000" w:rsidRDefault="00000000" w:rsidRPr="00000000" w14:paraId="00000062">
      <w:pPr>
        <w:spacing w:after="300" w:line="342.85714285714283" w:lineRule="auto"/>
        <w:rPr>
          <w:b w:val="1"/>
          <w:color w:val="373a3c"/>
          <w:sz w:val="21"/>
          <w:szCs w:val="21"/>
          <w:shd w:fill="f9f9f9" w:val="clear"/>
        </w:rPr>
      </w:pPr>
      <w:r w:rsidDel="00000000" w:rsidR="00000000" w:rsidRPr="00000000">
        <w:rPr>
          <w:color w:val="373a3c"/>
          <w:sz w:val="21"/>
          <w:szCs w:val="21"/>
          <w:highlight w:val="white"/>
          <w:rtl w:val="0"/>
        </w:rPr>
        <w:t xml:space="preserve">7.1 For the printed version of the page, based on the existing setup, which of the following is true? (One or more answers may be correct)</w:t>
      </w:r>
      <w:r w:rsidDel="00000000" w:rsidR="00000000" w:rsidRPr="00000000">
        <w:rPr>
          <w:b w:val="1"/>
          <w:color w:val="373a3c"/>
          <w:sz w:val="21"/>
          <w:szCs w:val="21"/>
          <w:shd w:fill="f9f9f9" w:val="clear"/>
          <w:rtl w:val="0"/>
        </w:rPr>
        <w:br w:type="textWrapping"/>
        <w:t xml:space="preserve">(A page number has been added to the footer)</w:t>
        <w:br w:type="textWrapping"/>
      </w:r>
      <w:r w:rsidDel="00000000" w:rsidR="00000000" w:rsidRPr="00000000">
        <w:rPr>
          <w:color w:val="373a3c"/>
          <w:sz w:val="21"/>
          <w:szCs w:val="21"/>
          <w:highlight w:val="white"/>
          <w:rtl w:val="0"/>
        </w:rPr>
        <w:br w:type="textWrapping"/>
        <w:br w:type="textWrapping"/>
        <w:t xml:space="preserve">8.1 For the printed version of the page, based on the existing setup, the first four rows repeat on every page. To stop this we would:</w:t>
      </w:r>
      <w:r w:rsidDel="00000000" w:rsidR="00000000" w:rsidRPr="00000000">
        <w:rPr>
          <w:b w:val="1"/>
          <w:color w:val="373a3c"/>
          <w:sz w:val="21"/>
          <w:szCs w:val="21"/>
          <w:shd w:fill="f9f9f9" w:val="clear"/>
          <w:rtl w:val="0"/>
        </w:rPr>
        <w:br w:type="textWrapping"/>
        <w:t xml:space="preserve">(Adjust settings in Print Titles)</w:t>
      </w:r>
    </w:p>
    <w:p w:rsidR="00000000" w:rsidDel="00000000" w:rsidP="00000000" w:rsidRDefault="00000000" w:rsidRPr="00000000" w14:paraId="00000063">
      <w:pPr>
        <w:spacing w:after="300" w:line="342.85714285714283" w:lineRule="auto"/>
        <w:rPr>
          <w:b w:val="1"/>
          <w:color w:val="373a3c"/>
          <w:sz w:val="21"/>
          <w:szCs w:val="21"/>
          <w:shd w:fill="f9f9f9" w:val="clear"/>
        </w:rPr>
      </w:pPr>
      <w:r w:rsidDel="00000000" w:rsidR="00000000" w:rsidRPr="00000000">
        <w:rPr>
          <w:color w:val="373a3c"/>
          <w:sz w:val="21"/>
          <w:szCs w:val="21"/>
          <w:highlight w:val="white"/>
          <w:rtl w:val="0"/>
        </w:rPr>
        <w:t xml:space="preserve">9.1 If we insert a column between C and D which of the following happens? (One or more answer may be correct)</w:t>
        <w:br w:type="textWrapping"/>
        <w:t xml:space="preserve">(</w:t>
      </w:r>
      <w:r w:rsidDel="00000000" w:rsidR="00000000" w:rsidRPr="00000000">
        <w:rPr>
          <w:b w:val="1"/>
          <w:color w:val="373a3c"/>
          <w:sz w:val="21"/>
          <w:szCs w:val="21"/>
          <w:highlight w:val="white"/>
          <w:rtl w:val="0"/>
        </w:rPr>
        <w:t xml:space="preserve">The custom scaling changes)</w:t>
      </w:r>
      <w:r w:rsidDel="00000000" w:rsidR="00000000" w:rsidRPr="00000000">
        <w:rPr>
          <w:rtl w:val="0"/>
        </w:rPr>
      </w:r>
    </w:p>
    <w:p w:rsidR="00000000" w:rsidDel="00000000" w:rsidP="00000000" w:rsidRDefault="00000000" w:rsidRPr="00000000" w14:paraId="00000064">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10.1  Before we can manually change the custom scaling, we must:</w:t>
      </w:r>
      <w:r w:rsidDel="00000000" w:rsidR="00000000" w:rsidRPr="00000000">
        <w:rPr>
          <w:b w:val="1"/>
          <w:color w:val="373a3c"/>
          <w:sz w:val="21"/>
          <w:szCs w:val="21"/>
          <w:shd w:fill="f9f9f9" w:val="clear"/>
          <w:rtl w:val="0"/>
        </w:rPr>
        <w:br w:type="textWrapping"/>
        <w:t xml:space="preserve">(Set Page Width to Automatic)</w:t>
      </w:r>
      <w:r w:rsidDel="00000000" w:rsidR="00000000" w:rsidRPr="00000000">
        <w:rPr>
          <w:rtl w:val="0"/>
        </w:rPr>
      </w:r>
    </w:p>
    <w:p w:rsidR="00000000" w:rsidDel="00000000" w:rsidP="00000000" w:rsidRDefault="00000000" w:rsidRPr="00000000" w14:paraId="00000065">
      <w:pPr>
        <w:spacing w:after="300" w:line="342.85714285714283" w:lineRule="auto"/>
        <w:rPr>
          <w:b w:val="1"/>
          <w:color w:val="373a3c"/>
          <w:sz w:val="21"/>
          <w:szCs w:val="21"/>
          <w:highlight w:val="white"/>
        </w:rPr>
      </w:pPr>
      <w:r w:rsidDel="00000000" w:rsidR="00000000" w:rsidRPr="00000000">
        <w:rPr>
          <w:color w:val="434343"/>
          <w:sz w:val="28"/>
          <w:szCs w:val="28"/>
          <w:rtl w:val="0"/>
        </w:rPr>
        <w:t xml:space="preserve">Тест 7</w:t>
        <w:br w:type="textWrapping"/>
      </w:r>
      <w:r w:rsidDel="00000000" w:rsidR="00000000" w:rsidRPr="00000000">
        <w:rPr>
          <w:color w:val="373a3c"/>
          <w:sz w:val="21"/>
          <w:szCs w:val="21"/>
          <w:highlight w:val="white"/>
          <w:rtl w:val="0"/>
        </w:rPr>
        <w:br w:type="textWrapping"/>
        <w:t xml:space="preserve">1.1 Creating charts is pretty straightforward but it's important we know the terminology Excel uses. What is the Chart Area?</w:t>
        <w:br w:type="textWrapping"/>
      </w:r>
      <w:r w:rsidDel="00000000" w:rsidR="00000000" w:rsidRPr="00000000">
        <w:rPr>
          <w:b w:val="1"/>
          <w:color w:val="373a3c"/>
          <w:sz w:val="21"/>
          <w:szCs w:val="21"/>
          <w:highlight w:val="white"/>
          <w:rtl w:val="0"/>
        </w:rPr>
        <w:t xml:space="preserve">(</w:t>
      </w:r>
      <w:r w:rsidDel="00000000" w:rsidR="00000000" w:rsidRPr="00000000">
        <w:rPr>
          <w:b w:val="1"/>
          <w:color w:val="373a3c"/>
          <w:sz w:val="21"/>
          <w:szCs w:val="21"/>
          <w:shd w:fill="f9f9f9" w:val="clear"/>
          <w:rtl w:val="0"/>
        </w:rPr>
        <w:t xml:space="preserve">The chart area is the entire chart with all of its elements.)</w:t>
      </w:r>
      <w:r w:rsidDel="00000000" w:rsidR="00000000" w:rsidRPr="00000000">
        <w:rPr>
          <w:rtl w:val="0"/>
        </w:rPr>
      </w:r>
    </w:p>
    <w:p w:rsidR="00000000" w:rsidDel="00000000" w:rsidP="00000000" w:rsidRDefault="00000000" w:rsidRPr="00000000" w14:paraId="00000066">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2.1 Creating charts is pretty straightforward but it's important we know the terminology Excel uses. What is the Plot Area?</w:t>
      </w:r>
    </w:p>
    <w:p w:rsidR="00000000" w:rsidDel="00000000" w:rsidP="00000000" w:rsidRDefault="00000000" w:rsidRPr="00000000" w14:paraId="00000067">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(The plot area is the part of the chart that displays the data visualization. It is located in the area framed by the y and x axis.)</w:t>
      </w:r>
    </w:p>
    <w:p w:rsidR="00000000" w:rsidDel="00000000" w:rsidP="00000000" w:rsidRDefault="00000000" w:rsidRPr="00000000" w14:paraId="00000068">
      <w:pPr>
        <w:spacing w:after="30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69">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3.1 Creating charts is pretty straightforward but it's important we know the terminology Excel uses. What is meant by the word Legend?</w:t>
      </w:r>
    </w:p>
    <w:p w:rsidR="00000000" w:rsidDel="00000000" w:rsidP="00000000" w:rsidRDefault="00000000" w:rsidRPr="00000000" w14:paraId="0000006A">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(The legend decodes the data labels and adds explanation to the chart.)</w:t>
      </w:r>
    </w:p>
    <w:p w:rsidR="00000000" w:rsidDel="00000000" w:rsidP="00000000" w:rsidRDefault="00000000" w:rsidRPr="00000000" w14:paraId="0000006B">
      <w:pPr>
        <w:spacing w:after="300" w:line="342.85714285714283" w:lineRule="auto"/>
        <w:rPr>
          <w:color w:val="373a3c"/>
          <w:sz w:val="21"/>
          <w:szCs w:val="21"/>
          <w:highlight w:val="white"/>
        </w:rPr>
      </w:pPr>
      <w:r w:rsidDel="00000000" w:rsidR="00000000" w:rsidRPr="00000000">
        <w:rPr>
          <w:color w:val="373a3c"/>
          <w:sz w:val="21"/>
          <w:szCs w:val="21"/>
          <w:highlight w:val="white"/>
          <w:rtl w:val="0"/>
        </w:rPr>
        <w:br w:type="textWrapping"/>
        <w:t xml:space="preserve">4.1When you want to create a chart, what do you need to observe?</w:t>
      </w:r>
    </w:p>
    <w:p w:rsidR="00000000" w:rsidDel="00000000" w:rsidP="00000000" w:rsidRDefault="00000000" w:rsidRPr="00000000" w14:paraId="0000006C">
      <w:pPr>
        <w:spacing w:after="300"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Multiple answers are possible, partial credit will be awarded.</w:t>
      </w:r>
    </w:p>
    <w:p w:rsidR="00000000" w:rsidDel="00000000" w:rsidP="00000000" w:rsidRDefault="00000000" w:rsidRPr="00000000" w14:paraId="0000006D">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(ALL)</w:t>
      </w:r>
    </w:p>
    <w:p w:rsidR="00000000" w:rsidDel="00000000" w:rsidP="00000000" w:rsidRDefault="00000000" w:rsidRPr="00000000" w14:paraId="0000006E">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Ensure that your selection doesn't contain any empty rows or columns. </w:t>
      </w:r>
    </w:p>
    <w:p w:rsidR="00000000" w:rsidDel="00000000" w:rsidP="00000000" w:rsidRDefault="00000000" w:rsidRPr="00000000" w14:paraId="0000006F">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Carefully select all the data you want to include in the chart. </w:t>
      </w:r>
    </w:p>
    <w:p w:rsidR="00000000" w:rsidDel="00000000" w:rsidP="00000000" w:rsidRDefault="00000000" w:rsidRPr="00000000" w14:paraId="00000070">
      <w:pPr>
        <w:spacing w:line="342.85714285714283" w:lineRule="auto"/>
        <w:rPr>
          <w:color w:val="373a3c"/>
          <w:sz w:val="21"/>
          <w:szCs w:val="21"/>
          <w:highlight w:val="white"/>
        </w:rPr>
      </w:pPr>
      <w:r w:rsidDel="00000000" w:rsidR="00000000" w:rsidRPr="00000000">
        <w:rPr>
          <w:b w:val="1"/>
          <w:color w:val="373a3c"/>
          <w:sz w:val="21"/>
          <w:szCs w:val="21"/>
          <w:highlight w:val="white"/>
          <w:rtl w:val="0"/>
        </w:rPr>
        <w:t xml:space="preserve">Select any headings in rows and/or columns. </w:t>
      </w:r>
      <w:r w:rsidDel="00000000" w:rsidR="00000000" w:rsidRPr="00000000">
        <w:rPr>
          <w:rtl w:val="0"/>
        </w:rPr>
      </w:r>
    </w:p>
    <w:p w:rsidR="00000000" w:rsidDel="00000000" w:rsidP="00000000" w:rsidRDefault="00000000" w:rsidRPr="00000000" w14:paraId="00000071">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72">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5.1 Download the workbook below. It contains a slightly altered and abbreviated version of the FBI Crime Statistics, 1994-2013. You will need to work with it in order to answer the next questions in this assignment.</w:t>
      </w:r>
    </w:p>
    <w:p w:rsidR="00000000" w:rsidDel="00000000" w:rsidP="00000000" w:rsidRDefault="00000000" w:rsidRPr="00000000" w14:paraId="00000073">
      <w:pPr>
        <w:spacing w:after="160" w:line="342.85714285714283" w:lineRule="auto"/>
        <w:rPr>
          <w:rFonts w:ascii="Roboto" w:cs="Roboto" w:eastAsia="Roboto" w:hAnsi="Roboto"/>
          <w:color w:val="757575"/>
          <w:sz w:val="24"/>
          <w:szCs w:val="24"/>
          <w:shd w:fill="eeeeee" w:val="clear"/>
        </w:rPr>
      </w:pPr>
      <w:r w:rsidDel="00000000" w:rsidR="00000000" w:rsidRPr="00000000">
        <w:fldChar w:fldCharType="begin"/>
        <w:instrText xml:space="preserve"> HYPERLINK "https://d3c33hcgiwev3.cloudfront.net/_bf1081c4d92b2c747b15c94d26543c4b_W06-workbook.xlsx?Expires=1538524800&amp;Signature=aLqfPlCJ-ABBsPQd~WWgkEOhkXCqX9QcJiT6p291QglJ9XL59UjIEhTruKYPiylq~kUMdSQmG1jlmyffAw9RCApg-XOPQaDflo~AErZXS8M~U7XzHyody5X1Dixg8jcJTR6Ve1Ismu3j3yJDpP6KSH2bVKChRBf7MM1RNspV738_&amp;Key-Pair-Id=APKAJLTNE6QMUY6HBC5A" </w:instrText>
        <w:fldChar w:fldCharType="separate"/>
      </w:r>
      <w:r w:rsidDel="00000000" w:rsidR="00000000" w:rsidRPr="00000000">
        <w:rPr>
          <w:rFonts w:ascii="Roboto" w:cs="Roboto" w:eastAsia="Roboto" w:hAnsi="Roboto"/>
          <w:color w:val="757575"/>
          <w:sz w:val="24"/>
          <w:szCs w:val="24"/>
          <w:shd w:fill="eeeeee" w:val="clear"/>
          <w:rtl w:val="0"/>
        </w:rPr>
        <w:t xml:space="preserve">W06-workbook.xlsx</w:t>
      </w:r>
    </w:p>
    <w:p w:rsidR="00000000" w:rsidDel="00000000" w:rsidP="00000000" w:rsidRDefault="00000000" w:rsidRPr="00000000" w14:paraId="00000074">
      <w:pPr>
        <w:spacing w:after="300" w:line="342.85714285714283" w:lineRule="auto"/>
        <w:rPr>
          <w:color w:val="373a3c"/>
          <w:sz w:val="21"/>
          <w:szCs w:val="21"/>
          <w:highlight w:val="white"/>
        </w:rPr>
      </w:pPr>
      <w:r w:rsidDel="00000000" w:rsidR="00000000" w:rsidRPr="00000000">
        <w:fldChar w:fldCharType="end"/>
      </w:r>
      <w:r w:rsidDel="00000000" w:rsidR="00000000" w:rsidRPr="00000000">
        <w:rPr>
          <w:color w:val="373a3c"/>
          <w:sz w:val="21"/>
          <w:szCs w:val="21"/>
          <w:highlight w:val="white"/>
          <w:rtl w:val="0"/>
        </w:rPr>
        <w:t xml:space="preserve">You have been given the task to provide some visual summaries to support a presentation on trends and volume of certain types of crime in the United States. Take a moment to familiarize yourself with the workbook. What is the title of Table 1?</w:t>
      </w:r>
    </w:p>
    <w:p w:rsidR="00000000" w:rsidDel="00000000" w:rsidP="00000000" w:rsidRDefault="00000000" w:rsidRPr="00000000" w14:paraId="00000075">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w:t>
      </w:r>
      <w:r w:rsidDel="00000000" w:rsidR="00000000" w:rsidRPr="00000000">
        <w:rPr>
          <w:b w:val="1"/>
          <w:color w:val="373a3c"/>
          <w:sz w:val="21"/>
          <w:szCs w:val="21"/>
          <w:highlight w:val="white"/>
          <w:rtl w:val="0"/>
        </w:rPr>
        <w:t xml:space="preserve">Crime in the United States by Volume, 1994-2013)</w:t>
      </w:r>
    </w:p>
    <w:p w:rsidR="00000000" w:rsidDel="00000000" w:rsidP="00000000" w:rsidRDefault="00000000" w:rsidRPr="00000000" w14:paraId="00000076">
      <w:pPr>
        <w:spacing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77">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6.1Take a look at the screenshot below and then head over to Excel to your W06-workbook file. Which cell ranges were selected to create this chart?</w:t>
      </w:r>
    </w:p>
    <w:p w:rsidR="00000000" w:rsidDel="00000000" w:rsidP="00000000" w:rsidRDefault="00000000" w:rsidRPr="00000000" w14:paraId="00000078">
      <w:pPr>
        <w:spacing w:after="300"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4429125" cy="27051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291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(A4:B9)</w:t>
      </w:r>
    </w:p>
    <w:p w:rsidR="00000000" w:rsidDel="00000000" w:rsidP="00000000" w:rsidRDefault="00000000" w:rsidRPr="00000000" w14:paraId="0000007A">
      <w:pPr>
        <w:spacing w:after="300" w:line="342.85714285714283" w:lineRule="auto"/>
        <w:rPr>
          <w:color w:val="373a3c"/>
          <w:sz w:val="21"/>
          <w:szCs w:val="21"/>
          <w:highlight w:val="white"/>
        </w:rPr>
      </w:pPr>
      <w:r w:rsidDel="00000000" w:rsidR="00000000" w:rsidRPr="00000000">
        <w:rPr>
          <w:color w:val="373a3c"/>
          <w:sz w:val="21"/>
          <w:szCs w:val="21"/>
          <w:highlight w:val="white"/>
          <w:rtl w:val="0"/>
        </w:rPr>
        <w:br w:type="textWrapping"/>
        <w:t xml:space="preserve">7.1Take a look at the screenshot below. What type of chart is this?</w:t>
      </w:r>
    </w:p>
    <w:p w:rsidR="00000000" w:rsidDel="00000000" w:rsidP="00000000" w:rsidRDefault="00000000" w:rsidRPr="00000000" w14:paraId="0000007B">
      <w:pPr>
        <w:spacing w:after="340"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3671888" cy="218783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71888" cy="218783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40" w:line="342.85714285714283" w:lineRule="auto"/>
        <w:rPr>
          <w:color w:val="373a3c"/>
          <w:sz w:val="21"/>
          <w:szCs w:val="21"/>
          <w:shd w:fill="f9f9f9" w:val="clear"/>
        </w:rPr>
      </w:pPr>
      <w:r w:rsidDel="00000000" w:rsidR="00000000" w:rsidRPr="00000000">
        <w:rPr>
          <w:color w:val="373a3c"/>
          <w:sz w:val="21"/>
          <w:szCs w:val="21"/>
          <w:highlight w:val="white"/>
          <w:rtl w:val="0"/>
        </w:rPr>
        <w:t xml:space="preserve">If you are unsure, go over to Excel and have a play with the different chart types to figure out which one we are seeing here.</w:t>
      </w:r>
      <w:r w:rsidDel="00000000" w:rsidR="00000000" w:rsidRPr="00000000">
        <w:rPr>
          <w:rtl w:val="0"/>
        </w:rPr>
      </w:r>
    </w:p>
    <w:p w:rsidR="00000000" w:rsidDel="00000000" w:rsidP="00000000" w:rsidRDefault="00000000" w:rsidRPr="00000000" w14:paraId="0000007D">
      <w:pPr>
        <w:spacing w:line="342.85714285714283" w:lineRule="auto"/>
        <w:rPr>
          <w:b w:val="1"/>
          <w:color w:val="373a3c"/>
          <w:sz w:val="21"/>
          <w:szCs w:val="21"/>
          <w:highlight w:val="white"/>
        </w:rPr>
      </w:pPr>
      <w:r w:rsidDel="00000000" w:rsidR="00000000" w:rsidRPr="00000000">
        <w:rPr>
          <w:b w:val="1"/>
          <w:color w:val="373a3c"/>
          <w:sz w:val="21"/>
          <w:szCs w:val="21"/>
          <w:shd w:fill="f9f9f9" w:val="clear"/>
          <w:rtl w:val="0"/>
        </w:rPr>
        <w:t xml:space="preserve">(A line chart.)</w:t>
      </w:r>
      <w:r w:rsidDel="00000000" w:rsidR="00000000" w:rsidRPr="00000000">
        <w:rPr>
          <w:rtl w:val="0"/>
        </w:rPr>
      </w:r>
    </w:p>
    <w:p w:rsidR="00000000" w:rsidDel="00000000" w:rsidP="00000000" w:rsidRDefault="00000000" w:rsidRPr="00000000" w14:paraId="0000007E">
      <w:pPr>
        <w:spacing w:line="342.85714285714283" w:lineRule="auto"/>
        <w:rPr>
          <w:color w:val="373a3c"/>
          <w:sz w:val="21"/>
          <w:szCs w:val="21"/>
          <w:highlight w:val="white"/>
        </w:rPr>
      </w:pPr>
      <w:r w:rsidDel="00000000" w:rsidR="00000000" w:rsidRPr="00000000">
        <w:rPr>
          <w:color w:val="373a3c"/>
          <w:sz w:val="21"/>
          <w:szCs w:val="21"/>
          <w:highlight w:val="white"/>
          <w:rtl w:val="0"/>
        </w:rPr>
        <w:br w:type="textWrapping"/>
        <w:t xml:space="preserve">8.1 Take a look at the chart below. What's missing from this chart to make it a useful visualization for a presentation on Violent Crime rates between 1994-2013?</w:t>
      </w:r>
    </w:p>
    <w:p w:rsidR="00000000" w:rsidDel="00000000" w:rsidP="00000000" w:rsidRDefault="00000000" w:rsidRPr="00000000" w14:paraId="0000007F">
      <w:pPr>
        <w:spacing w:after="340"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3167063" cy="1904205"/>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67063" cy="19042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81">
      <w:pPr>
        <w:spacing w:after="300"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3662363" cy="2938407"/>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662363" cy="293840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9.1 Using the data in the W06-workbook, create a 2-D Pie Chart for 2004. Which of the following best represents what you have created?</w:t>
      </w:r>
    </w:p>
    <w:p w:rsidR="00000000" w:rsidDel="00000000" w:rsidP="00000000" w:rsidRDefault="00000000" w:rsidRPr="00000000" w14:paraId="00000083">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(This:ДАНЯ)</w:t>
      </w:r>
    </w:p>
    <w:p w:rsidR="00000000" w:rsidDel="00000000" w:rsidP="00000000" w:rsidRDefault="00000000" w:rsidRPr="00000000" w14:paraId="00000084">
      <w:pPr>
        <w:spacing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2890838" cy="1733237"/>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90838" cy="173323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86">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10.1 Create a Line Chart for Violent crime, Burglary and Motor vehicle theft. Use the Quick Layout to show the data table below the chart (hint: hover over the Quick Layout options to find which one includes a data table). Change the colors so that Violent crime is green, Burglary is blue and Motor vehicle theft is yellow. Change the chart title to Crime in the USA 1994-2013. Change the vertical axis label to be Number of crimes.</w:t>
      </w:r>
    </w:p>
    <w:p w:rsidR="00000000" w:rsidDel="00000000" w:rsidP="00000000" w:rsidRDefault="00000000" w:rsidRPr="00000000" w14:paraId="00000087">
      <w:pPr>
        <w:spacing w:after="800" w:line="342.85714285714283" w:lineRule="auto"/>
        <w:rPr>
          <w:color w:val="373a3c"/>
          <w:sz w:val="21"/>
          <w:szCs w:val="21"/>
          <w:highlight w:val="white"/>
        </w:rPr>
      </w:pPr>
      <w:r w:rsidDel="00000000" w:rsidR="00000000" w:rsidRPr="00000000">
        <w:rPr>
          <w:color w:val="373a3c"/>
          <w:sz w:val="21"/>
          <w:szCs w:val="21"/>
          <w:highlight w:val="white"/>
          <w:rtl w:val="0"/>
        </w:rPr>
        <w:t xml:space="preserve">Which of the following does your chart most closely resemble</w:t>
      </w:r>
    </w:p>
    <w:p w:rsidR="00000000" w:rsidDel="00000000" w:rsidP="00000000" w:rsidRDefault="00000000" w:rsidRPr="00000000" w14:paraId="00000088">
      <w:pPr>
        <w:spacing w:after="76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(This:)</w:t>
      </w:r>
    </w:p>
    <w:p w:rsidR="00000000" w:rsidDel="00000000" w:rsidP="00000000" w:rsidRDefault="00000000" w:rsidRPr="00000000" w14:paraId="00000089">
      <w:pPr>
        <w:spacing w:after="460" w:line="342.85714285714283" w:lineRule="auto"/>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3148013" cy="1960971"/>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48013" cy="19609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460" w:line="342.85714285714283" w:lineRule="auto"/>
        <w:rPr>
          <w:b w:val="1"/>
          <w:color w:val="373a3c"/>
          <w:sz w:val="21"/>
          <w:szCs w:val="21"/>
          <w:highlight w:val="white"/>
        </w:rPr>
      </w:pPr>
      <w:r w:rsidDel="00000000" w:rsidR="00000000" w:rsidRPr="00000000">
        <w:rPr>
          <w:color w:val="434343"/>
          <w:sz w:val="28"/>
          <w:szCs w:val="28"/>
          <w:rtl w:val="0"/>
        </w:rPr>
        <w:t xml:space="preserve">Тест 8 (</w:t>
      </w:r>
      <w:r w:rsidDel="00000000" w:rsidR="00000000" w:rsidRPr="00000000">
        <w:rPr>
          <w:rFonts w:ascii="Merriweather" w:cs="Merriweather" w:eastAsia="Merriweather" w:hAnsi="Merriweather"/>
          <w:color w:val="373a3c"/>
          <w:sz w:val="30"/>
          <w:szCs w:val="30"/>
          <w:rtl w:val="0"/>
        </w:rPr>
        <w:t xml:space="preserve">Course 1 Final Assessment</w:t>
      </w:r>
      <w:r w:rsidDel="00000000" w:rsidR="00000000" w:rsidRPr="00000000">
        <w:rPr>
          <w:color w:val="434343"/>
          <w:sz w:val="28"/>
          <w:szCs w:val="28"/>
          <w:rtl w:val="0"/>
        </w:rPr>
        <w:t xml:space="preserve">)</w:t>
      </w:r>
      <w:r w:rsidDel="00000000" w:rsidR="00000000" w:rsidRPr="00000000">
        <w:rPr>
          <w:color w:val="373a3c"/>
          <w:sz w:val="21"/>
          <w:szCs w:val="21"/>
          <w:highlight w:val="white"/>
          <w:rtl w:val="0"/>
        </w:rPr>
        <w:br w:type="textWrapping"/>
        <w:br w:type="textWrapping"/>
        <w:t xml:space="preserve">1.1 The workbook contains data downloaded from a government database. It is not very easy to read, so your first job is to address some of the formatting.</w:t>
        <w:br w:type="textWrapping"/>
        <w:t xml:space="preserve">The heading in cell A1 cannot be seen properly. Change the alignment so that you can see what it says.</w:t>
        <w:br w:type="textWrapping"/>
        <w:t xml:space="preserve">In which year was this data collected?</w:t>
        <w:br w:type="textWrapping"/>
      </w:r>
      <w:r w:rsidDel="00000000" w:rsidR="00000000" w:rsidRPr="00000000">
        <w:rPr>
          <w:b w:val="1"/>
          <w:color w:val="373a3c"/>
          <w:sz w:val="21"/>
          <w:szCs w:val="21"/>
          <w:highlight w:val="white"/>
          <w:rtl w:val="0"/>
        </w:rPr>
        <w:t xml:space="preserve">(2015)</w:t>
      </w:r>
    </w:p>
    <w:p w:rsidR="00000000" w:rsidDel="00000000" w:rsidP="00000000" w:rsidRDefault="00000000" w:rsidRPr="00000000" w14:paraId="0000008B">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2.1 Somehow the date in cell B2 has lost its formatting. Change the format to a date. What date is now shown in B2?</w:t>
      </w:r>
      <w:r w:rsidDel="00000000" w:rsidR="00000000" w:rsidRPr="00000000">
        <w:rPr>
          <w:b w:val="1"/>
          <w:color w:val="373a3c"/>
          <w:sz w:val="21"/>
          <w:szCs w:val="21"/>
          <w:highlight w:val="white"/>
          <w:rtl w:val="0"/>
        </w:rPr>
        <w:br w:type="textWrapping"/>
        <w:t xml:space="preserve">(20-03-2016</w:t>
      </w:r>
      <w:r w:rsidDel="00000000" w:rsidR="00000000" w:rsidRPr="00000000">
        <w:rPr>
          <w:b w:val="1"/>
          <w:color w:val="373a3c"/>
          <w:sz w:val="21"/>
          <w:szCs w:val="21"/>
          <w:shd w:fill="f9f9f9" w:val="clear"/>
          <w:rtl w:val="0"/>
        </w:rPr>
        <w:t xml:space="preserve">)</w:t>
      </w:r>
      <w:r w:rsidDel="00000000" w:rsidR="00000000" w:rsidRPr="00000000">
        <w:rPr>
          <w:rtl w:val="0"/>
        </w:rPr>
      </w:r>
    </w:p>
    <w:p w:rsidR="00000000" w:rsidDel="00000000" w:rsidP="00000000" w:rsidRDefault="00000000" w:rsidRPr="00000000" w14:paraId="0000008C">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3.1 Apply the style Accent1 to the range A2:Z2. Apply the style Heading 3 to the range A4:Z4. Which of the following looks most like your data?</w:t>
        <w:br w:type="textWrapping"/>
      </w:r>
      <w:r w:rsidDel="00000000" w:rsidR="00000000" w:rsidRPr="00000000">
        <w:rPr>
          <w:b w:val="1"/>
          <w:color w:val="373a3c"/>
          <w:sz w:val="21"/>
          <w:szCs w:val="21"/>
          <w:highlight w:val="white"/>
        </w:rPr>
        <w:drawing>
          <wp:inline distB="114300" distT="114300" distL="114300" distR="114300">
            <wp:extent cx="5734050" cy="21844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2184400"/>
                    </a:xfrm>
                    <a:prstGeom prst="rect"/>
                    <a:ln/>
                  </pic:spPr>
                </pic:pic>
              </a:graphicData>
            </a:graphic>
          </wp:inline>
        </w:drawing>
      </w:r>
      <w:r w:rsidDel="00000000" w:rsidR="00000000" w:rsidRPr="00000000">
        <w:rPr>
          <w:b w:val="1"/>
          <w:color w:val="373a3c"/>
          <w:sz w:val="21"/>
          <w:szCs w:val="21"/>
          <w:highlight w:val="white"/>
          <w:rtl w:val="0"/>
        </w:rPr>
        <w:br w:type="textWrapping"/>
        <w:br w:type="textWrapping"/>
      </w:r>
      <w:r w:rsidDel="00000000" w:rsidR="00000000" w:rsidRPr="00000000">
        <w:rPr>
          <w:color w:val="373a3c"/>
          <w:sz w:val="21"/>
          <w:szCs w:val="21"/>
          <w:highlight w:val="white"/>
          <w:rtl w:val="0"/>
        </w:rPr>
        <w:t xml:space="preserve">4.1 There are also some corrections you need to make to the data. One of the data entries is missing. You have been asked to Insert a row after Case ID 49 (row 15) and enter the following data:</w:t>
        <w:br w:type="textWrapping"/>
        <w:t xml:space="preserve">What is the total March Expenditure now? (cell Q2)</w:t>
        <w:br w:type="textWrapping"/>
      </w:r>
      <w:r w:rsidDel="00000000" w:rsidR="00000000" w:rsidRPr="00000000">
        <w:rPr>
          <w:b w:val="1"/>
          <w:color w:val="373a3c"/>
          <w:sz w:val="21"/>
          <w:szCs w:val="21"/>
          <w:highlight w:val="white"/>
          <w:rtl w:val="0"/>
        </w:rPr>
        <w:t xml:space="preserve">(4429863,16)</w:t>
      </w:r>
      <w:r w:rsidDel="00000000" w:rsidR="00000000" w:rsidRPr="00000000">
        <w:rPr>
          <w:color w:val="373a3c"/>
          <w:sz w:val="21"/>
          <w:szCs w:val="21"/>
          <w:highlight w:val="white"/>
          <w:rtl w:val="0"/>
        </w:rPr>
        <w:br w:type="textWrapping"/>
        <w:t xml:space="preserve">4.2 QUESTION: What is the total February Expenditure now? (cell P2)</w:t>
        <w:br w:type="textWrapping"/>
      </w:r>
      <w:r w:rsidDel="00000000" w:rsidR="00000000" w:rsidRPr="00000000">
        <w:rPr>
          <w:b w:val="1"/>
          <w:color w:val="373a3c"/>
          <w:sz w:val="21"/>
          <w:szCs w:val="21"/>
          <w:highlight w:val="white"/>
          <w:rtl w:val="0"/>
        </w:rPr>
        <w:t xml:space="preserve">(4307242,05)</w:t>
        <w:br w:type="textWrapping"/>
        <w:br w:type="textWrapping"/>
      </w:r>
      <w:r w:rsidDel="00000000" w:rsidR="00000000" w:rsidRPr="00000000">
        <w:rPr>
          <w:color w:val="373a3c"/>
          <w:sz w:val="21"/>
          <w:szCs w:val="21"/>
          <w:highlight w:val="white"/>
          <w:rtl w:val="0"/>
        </w:rPr>
        <w:t xml:space="preserve">5.1 An incorrect value has been entered for Case ID 5299. Use the Find tool to find this Case ID and change the January Income to $200. What is the total January Income now? (cell I2)</w:t>
        <w:br w:type="textWrapping"/>
      </w:r>
      <w:r w:rsidDel="00000000" w:rsidR="00000000" w:rsidRPr="00000000">
        <w:rPr>
          <w:b w:val="1"/>
          <w:color w:val="373a3c"/>
          <w:sz w:val="21"/>
          <w:szCs w:val="21"/>
          <w:highlight w:val="white"/>
          <w:rtl w:val="0"/>
        </w:rPr>
        <w:t xml:space="preserve">(6074344,46)</w:t>
      </w:r>
    </w:p>
    <w:p w:rsidR="00000000" w:rsidDel="00000000" w:rsidP="00000000" w:rsidRDefault="00000000" w:rsidRPr="00000000" w14:paraId="0000008D">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6.1 There are several calculations missing which need to be added. An additional column showing the total number of people per household is required. Perform all the following steps and then answer the question.</w:t>
      </w:r>
    </w:p>
    <w:p w:rsidR="00000000" w:rsidDel="00000000" w:rsidP="00000000" w:rsidRDefault="00000000" w:rsidRPr="00000000" w14:paraId="0000008E">
      <w:pPr>
        <w:numPr>
          <w:ilvl w:val="0"/>
          <w:numId w:val="3"/>
        </w:numPr>
        <w:spacing w:after="0" w:afterAutospacing="0" w:line="342.85714285714283" w:lineRule="auto"/>
        <w:ind w:left="840" w:hanging="360"/>
        <w:rPr>
          <w:highlight w:val="white"/>
        </w:rPr>
      </w:pPr>
      <w:r w:rsidDel="00000000" w:rsidR="00000000" w:rsidRPr="00000000">
        <w:rPr>
          <w:rFonts w:ascii="Roboto" w:cs="Roboto" w:eastAsia="Roboto" w:hAnsi="Roboto"/>
          <w:color w:val="373a3c"/>
          <w:sz w:val="21"/>
          <w:szCs w:val="21"/>
          <w:highlight w:val="white"/>
          <w:rtl w:val="0"/>
        </w:rPr>
        <w:t xml:space="preserve">Insert a column after column H</w:t>
      </w:r>
    </w:p>
    <w:p w:rsidR="00000000" w:rsidDel="00000000" w:rsidP="00000000" w:rsidRDefault="00000000" w:rsidRPr="00000000" w14:paraId="0000008F">
      <w:pPr>
        <w:numPr>
          <w:ilvl w:val="0"/>
          <w:numId w:val="3"/>
        </w:numPr>
        <w:spacing w:after="0" w:afterAutospacing="0" w:line="342.85714285714283" w:lineRule="auto"/>
        <w:ind w:left="840" w:hanging="360"/>
        <w:rPr>
          <w:highlight w:val="white"/>
        </w:rPr>
      </w:pPr>
      <w:r w:rsidDel="00000000" w:rsidR="00000000" w:rsidRPr="00000000">
        <w:rPr>
          <w:rFonts w:ascii="Roboto" w:cs="Roboto" w:eastAsia="Roboto" w:hAnsi="Roboto"/>
          <w:color w:val="373a3c"/>
          <w:sz w:val="21"/>
          <w:szCs w:val="21"/>
          <w:highlight w:val="white"/>
          <w:rtl w:val="0"/>
        </w:rPr>
        <w:t xml:space="preserve">In I4 type the heading Household</w:t>
      </w:r>
    </w:p>
    <w:p w:rsidR="00000000" w:rsidDel="00000000" w:rsidP="00000000" w:rsidRDefault="00000000" w:rsidRPr="00000000" w14:paraId="00000090">
      <w:pPr>
        <w:numPr>
          <w:ilvl w:val="0"/>
          <w:numId w:val="3"/>
        </w:numPr>
        <w:spacing w:after="0" w:afterAutospacing="0" w:line="342.85714285714283" w:lineRule="auto"/>
        <w:ind w:left="840" w:hanging="360"/>
        <w:rPr>
          <w:highlight w:val="white"/>
        </w:rPr>
      </w:pPr>
      <w:r w:rsidDel="00000000" w:rsidR="00000000" w:rsidRPr="00000000">
        <w:rPr>
          <w:rFonts w:ascii="Roboto" w:cs="Roboto" w:eastAsia="Roboto" w:hAnsi="Roboto"/>
          <w:color w:val="373a3c"/>
          <w:sz w:val="21"/>
          <w:szCs w:val="21"/>
          <w:highlight w:val="white"/>
          <w:rtl w:val="0"/>
        </w:rPr>
        <w:t xml:space="preserve">In I5 enter a calculation to add the number of adults in G5 to the number of children in H5</w:t>
      </w:r>
    </w:p>
    <w:p w:rsidR="00000000" w:rsidDel="00000000" w:rsidP="00000000" w:rsidRDefault="00000000" w:rsidRPr="00000000" w14:paraId="00000091">
      <w:pPr>
        <w:numPr>
          <w:ilvl w:val="0"/>
          <w:numId w:val="3"/>
        </w:numPr>
        <w:spacing w:after="0" w:afterAutospacing="0" w:line="342.85714285714283" w:lineRule="auto"/>
        <w:ind w:left="840" w:hanging="360"/>
        <w:rPr>
          <w:highlight w:val="white"/>
        </w:rPr>
      </w:pPr>
      <w:r w:rsidDel="00000000" w:rsidR="00000000" w:rsidRPr="00000000">
        <w:rPr>
          <w:rFonts w:ascii="Roboto" w:cs="Roboto" w:eastAsia="Roboto" w:hAnsi="Roboto"/>
          <w:color w:val="373a3c"/>
          <w:sz w:val="21"/>
          <w:szCs w:val="21"/>
          <w:highlight w:val="white"/>
          <w:rtl w:val="0"/>
        </w:rPr>
        <w:t xml:space="preserve">Copy the formula down to fill the column</w:t>
      </w:r>
    </w:p>
    <w:p w:rsidR="00000000" w:rsidDel="00000000" w:rsidP="00000000" w:rsidRDefault="00000000" w:rsidRPr="00000000" w14:paraId="00000092">
      <w:pPr>
        <w:numPr>
          <w:ilvl w:val="0"/>
          <w:numId w:val="3"/>
        </w:numPr>
        <w:spacing w:after="300" w:line="342.85714285714283" w:lineRule="auto"/>
        <w:ind w:left="840" w:hanging="360"/>
        <w:rPr>
          <w:highlight w:val="white"/>
        </w:rPr>
      </w:pPr>
      <w:r w:rsidDel="00000000" w:rsidR="00000000" w:rsidRPr="00000000">
        <w:rPr>
          <w:rFonts w:ascii="Roboto" w:cs="Roboto" w:eastAsia="Roboto" w:hAnsi="Roboto"/>
          <w:color w:val="373a3c"/>
          <w:sz w:val="21"/>
          <w:szCs w:val="21"/>
          <w:highlight w:val="white"/>
          <w:rtl w:val="0"/>
        </w:rPr>
        <w:t xml:space="preserve">In cell I2, enter a calculation to get the total number of people in all the households represented, or copy the formula across from cell H2</w:t>
      </w:r>
    </w:p>
    <w:p w:rsidR="00000000" w:rsidDel="00000000" w:rsidP="00000000" w:rsidRDefault="00000000" w:rsidRPr="00000000" w14:paraId="00000093">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QUESTION: What is the total Household value in cell I2?</w:t>
      </w:r>
      <w:r w:rsidDel="00000000" w:rsidR="00000000" w:rsidRPr="00000000">
        <w:rPr>
          <w:b w:val="1"/>
          <w:color w:val="373a3c"/>
          <w:sz w:val="21"/>
          <w:szCs w:val="21"/>
          <w:highlight w:val="white"/>
          <w:rtl w:val="0"/>
        </w:rPr>
        <w:br w:type="textWrapping"/>
        <w:t xml:space="preserve">(6378</w:t>
      </w:r>
      <w:r w:rsidDel="00000000" w:rsidR="00000000" w:rsidRPr="00000000">
        <w:rPr>
          <w:b w:val="1"/>
          <w:color w:val="373a3c"/>
          <w:sz w:val="21"/>
          <w:szCs w:val="21"/>
          <w:shd w:fill="f9f9f9" w:val="clear"/>
          <w:rtl w:val="0"/>
        </w:rPr>
        <w:t xml:space="preserve">)</w:t>
      </w:r>
      <w:r w:rsidDel="00000000" w:rsidR="00000000" w:rsidRPr="00000000">
        <w:rPr>
          <w:rtl w:val="0"/>
        </w:rPr>
      </w:r>
    </w:p>
    <w:p w:rsidR="00000000" w:rsidDel="00000000" w:rsidP="00000000" w:rsidRDefault="00000000" w:rsidRPr="00000000" w14:paraId="00000094">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7.1 In cell V5 enter a calculation to get an average of income from January to June (J5 to O5). Copy the formula down the column. What is the Average Income for Case 20 (cell V10)?</w:t>
        <w:br w:type="textWrapping"/>
      </w:r>
      <w:r w:rsidDel="00000000" w:rsidR="00000000" w:rsidRPr="00000000">
        <w:rPr>
          <w:b w:val="1"/>
          <w:color w:val="373a3c"/>
          <w:sz w:val="21"/>
          <w:szCs w:val="21"/>
          <w:highlight w:val="white"/>
          <w:rtl w:val="0"/>
        </w:rPr>
        <w:t xml:space="preserve">(4019,36)</w:t>
        <w:br w:type="textWrapping"/>
      </w:r>
      <w:r w:rsidDel="00000000" w:rsidR="00000000" w:rsidRPr="00000000">
        <w:rPr>
          <w:color w:val="373a3c"/>
          <w:sz w:val="21"/>
          <w:szCs w:val="21"/>
          <w:highlight w:val="white"/>
          <w:rtl w:val="0"/>
        </w:rPr>
        <w:t xml:space="preserve">7.2 In cell V5 enter a calculation to get an average of income from January to June (J5 to O5). Copy the formula down the column. What is the Average Income for Case 15 (cell V8)?</w:t>
        <w:br w:type="textWrapping"/>
      </w:r>
      <w:r w:rsidDel="00000000" w:rsidR="00000000" w:rsidRPr="00000000">
        <w:rPr>
          <w:b w:val="1"/>
          <w:color w:val="373a3c"/>
          <w:sz w:val="21"/>
          <w:szCs w:val="21"/>
          <w:highlight w:val="white"/>
          <w:rtl w:val="0"/>
        </w:rPr>
        <w:t xml:space="preserve">(3936,27)</w:t>
        <w:br w:type="textWrapping"/>
      </w:r>
      <w:r w:rsidDel="00000000" w:rsidR="00000000" w:rsidRPr="00000000">
        <w:rPr>
          <w:color w:val="373a3c"/>
          <w:sz w:val="21"/>
          <w:szCs w:val="21"/>
          <w:highlight w:val="white"/>
          <w:rtl w:val="0"/>
        </w:rPr>
        <w:t xml:space="preserve">7.3 In cell V5 enter a calculation to get an average of income from January to June (J5 to O5). Copy the formula down the column. What is the Average Income for Case9 (cell V6)?</w:t>
        <w:br w:type="textWrapping"/>
      </w:r>
      <w:r w:rsidDel="00000000" w:rsidR="00000000" w:rsidRPr="00000000">
        <w:rPr>
          <w:b w:val="1"/>
          <w:color w:val="373a3c"/>
          <w:sz w:val="21"/>
          <w:szCs w:val="21"/>
          <w:highlight w:val="white"/>
          <w:rtl w:val="0"/>
        </w:rPr>
        <w:t xml:space="preserve">(3323,88)</w:t>
      </w:r>
    </w:p>
    <w:p w:rsidR="00000000" w:rsidDel="00000000" w:rsidP="00000000" w:rsidRDefault="00000000" w:rsidRPr="00000000" w14:paraId="00000095">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br w:type="textWrapping"/>
      </w:r>
      <w:r w:rsidDel="00000000" w:rsidR="00000000" w:rsidRPr="00000000">
        <w:rPr>
          <w:color w:val="373a3c"/>
          <w:sz w:val="21"/>
          <w:szCs w:val="21"/>
          <w:highlight w:val="white"/>
          <w:rtl w:val="0"/>
        </w:rPr>
        <w:t xml:space="preserve">8.1 In cell W5 enter a calculation to add up the total income from January to June. Copy the formula down the column. Widen the column so that you can see the results. What is the total income for Case 9 (cell W6)?</w:t>
        <w:br w:type="textWrapping"/>
      </w:r>
      <w:r w:rsidDel="00000000" w:rsidR="00000000" w:rsidRPr="00000000">
        <w:rPr>
          <w:b w:val="1"/>
          <w:color w:val="373a3c"/>
          <w:sz w:val="21"/>
          <w:szCs w:val="21"/>
          <w:highlight w:val="white"/>
          <w:rtl w:val="0"/>
        </w:rPr>
        <w:t xml:space="preserve">(19943,28)</w:t>
        <w:br w:type="textWrapping"/>
      </w:r>
      <w:r w:rsidDel="00000000" w:rsidR="00000000" w:rsidRPr="00000000">
        <w:rPr>
          <w:color w:val="373a3c"/>
          <w:sz w:val="21"/>
          <w:szCs w:val="21"/>
          <w:highlight w:val="white"/>
          <w:rtl w:val="0"/>
        </w:rPr>
        <w:t xml:space="preserve">8.2 In cell W5 enter a calculation to add up the total income from January to June. Copy the formula down the column. Widen the column so that you can see the results. What is the total income for all the cases (cell W2)?</w:t>
        <w:br w:type="textWrapping"/>
      </w:r>
      <w:r w:rsidDel="00000000" w:rsidR="00000000" w:rsidRPr="00000000">
        <w:rPr>
          <w:b w:val="1"/>
          <w:color w:val="373a3c"/>
          <w:sz w:val="21"/>
          <w:szCs w:val="21"/>
          <w:highlight w:val="white"/>
          <w:rtl w:val="0"/>
        </w:rPr>
        <w:t xml:space="preserve">(36459734,19)</w:t>
        <w:br w:type="textWrapping"/>
        <w:br w:type="textWrapping"/>
      </w:r>
      <w:r w:rsidDel="00000000" w:rsidR="00000000" w:rsidRPr="00000000">
        <w:rPr>
          <w:color w:val="373a3c"/>
          <w:sz w:val="21"/>
          <w:szCs w:val="21"/>
          <w:highlight w:val="white"/>
          <w:rtl w:val="0"/>
        </w:rPr>
        <w:t xml:space="preserve">9.1 In cell X5 enter a calculation to add up the total expenditure from January to June (P5 to U5). Copy the formula down the column. What is the total expenditure for Case 9?</w:t>
        <w:br w:type="textWrapping"/>
      </w:r>
      <w:r w:rsidDel="00000000" w:rsidR="00000000" w:rsidRPr="00000000">
        <w:rPr>
          <w:b w:val="1"/>
          <w:color w:val="373a3c"/>
          <w:sz w:val="21"/>
          <w:szCs w:val="21"/>
          <w:highlight w:val="white"/>
          <w:rtl w:val="0"/>
        </w:rPr>
        <w:t xml:space="preserve">(10709,83)</w:t>
        <w:br w:type="textWrapping"/>
      </w:r>
      <w:r w:rsidDel="00000000" w:rsidR="00000000" w:rsidRPr="00000000">
        <w:rPr>
          <w:color w:val="373a3c"/>
          <w:sz w:val="21"/>
          <w:szCs w:val="21"/>
          <w:highlight w:val="white"/>
          <w:rtl w:val="0"/>
        </w:rPr>
        <w:t xml:space="preserve">9.2 In cell X5 enter a calculation to add up the total expenditure from January to June (P5 to U5). Copy the formula down the column. What is the total expenditure for Case 20?</w:t>
        <w:br w:type="textWrapping"/>
      </w:r>
      <w:r w:rsidDel="00000000" w:rsidR="00000000" w:rsidRPr="00000000">
        <w:rPr>
          <w:b w:val="1"/>
          <w:color w:val="373a3c"/>
          <w:sz w:val="21"/>
          <w:szCs w:val="21"/>
          <w:highlight w:val="white"/>
          <w:rtl w:val="0"/>
        </w:rPr>
        <w:t xml:space="preserve">(6692,18)</w:t>
      </w:r>
    </w:p>
    <w:p w:rsidR="00000000" w:rsidDel="00000000" w:rsidP="00000000" w:rsidRDefault="00000000" w:rsidRPr="00000000" w14:paraId="00000096">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9.3 In cell X5 enter a calculation to add up the total expenditure from January to June (P5 to U5). Copy the formula down the column. What is the total expenditure for Case 15?</w:t>
      </w:r>
    </w:p>
    <w:p w:rsidR="00000000" w:rsidDel="00000000" w:rsidP="00000000" w:rsidRDefault="00000000" w:rsidRPr="00000000" w14:paraId="00000097">
      <w:pPr>
        <w:spacing w:after="340"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In your answer, you should use the number format #####.##</w:t>
      </w:r>
    </w:p>
    <w:p w:rsidR="00000000" w:rsidDel="00000000" w:rsidP="00000000" w:rsidRDefault="00000000" w:rsidRPr="00000000" w14:paraId="00000098">
      <w:pPr>
        <w:spacing w:after="340" w:line="342.85714285714283" w:lineRule="auto"/>
        <w:rPr>
          <w:color w:val="373a3c"/>
          <w:sz w:val="21"/>
          <w:szCs w:val="21"/>
          <w:highlight w:val="white"/>
        </w:rPr>
      </w:pPr>
      <w:r w:rsidDel="00000000" w:rsidR="00000000" w:rsidRPr="00000000">
        <w:rPr>
          <w:color w:val="373a3c"/>
          <w:sz w:val="21"/>
          <w:szCs w:val="21"/>
          <w:highlight w:val="white"/>
          <w:rtl w:val="0"/>
        </w:rPr>
        <w:t xml:space="preserve">()</w:t>
      </w:r>
    </w:p>
    <w:p w:rsidR="00000000" w:rsidDel="00000000" w:rsidP="00000000" w:rsidRDefault="00000000" w:rsidRPr="00000000" w14:paraId="00000099">
      <w:pPr>
        <w:spacing w:after="30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9A">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10.1 In cell Y5 enter a calculation to subtract Total Expenditure from Total Income. Copy the formula down the column. What is the Net for Case 15?</w:t>
        <w:br w:type="textWrapping"/>
      </w:r>
      <w:r w:rsidDel="00000000" w:rsidR="00000000" w:rsidRPr="00000000">
        <w:rPr>
          <w:b w:val="1"/>
          <w:color w:val="373a3c"/>
          <w:sz w:val="21"/>
          <w:szCs w:val="21"/>
          <w:highlight w:val="white"/>
          <w:rtl w:val="0"/>
        </w:rPr>
        <w:t xml:space="preserve">(10862,77)</w:t>
        <w:br w:type="textWrapping"/>
      </w:r>
      <w:r w:rsidDel="00000000" w:rsidR="00000000" w:rsidRPr="00000000">
        <w:rPr>
          <w:color w:val="373a3c"/>
          <w:sz w:val="21"/>
          <w:szCs w:val="21"/>
          <w:highlight w:val="white"/>
          <w:rtl w:val="0"/>
        </w:rPr>
        <w:t xml:space="preserve">10.2 In cell Y5 enter a calculation to subtract Total Expenditure from Total Income. Copy the formula down the column. What is the Net for Case 20?</w:t>
        <w:br w:type="textWrapping"/>
      </w:r>
      <w:r w:rsidDel="00000000" w:rsidR="00000000" w:rsidRPr="00000000">
        <w:rPr>
          <w:b w:val="1"/>
          <w:color w:val="373a3c"/>
          <w:sz w:val="21"/>
          <w:szCs w:val="21"/>
          <w:highlight w:val="white"/>
          <w:rtl w:val="0"/>
        </w:rPr>
        <w:t xml:space="preserve">(17423,96)</w:t>
      </w:r>
    </w:p>
    <w:p w:rsidR="00000000" w:rsidDel="00000000" w:rsidP="00000000" w:rsidRDefault="00000000" w:rsidRPr="00000000" w14:paraId="0000009B">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10.3 In cell Y5 enter a calculation to subtract Total Expenditure from Total Income. Copy the formula down the column. What is the Net for Case 9?</w:t>
        <w:br w:type="textWrapping"/>
      </w:r>
      <w:r w:rsidDel="00000000" w:rsidR="00000000" w:rsidRPr="00000000">
        <w:rPr>
          <w:b w:val="1"/>
          <w:color w:val="373a3c"/>
          <w:sz w:val="21"/>
          <w:szCs w:val="21"/>
          <w:highlight w:val="white"/>
          <w:rtl w:val="0"/>
        </w:rPr>
        <w:t xml:space="preserve">(9233,45)</w:t>
      </w:r>
    </w:p>
    <w:p w:rsidR="00000000" w:rsidDel="00000000" w:rsidP="00000000" w:rsidRDefault="00000000" w:rsidRPr="00000000" w14:paraId="0000009C">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11.1 Cost of living has been estimated at going up by 3.93% over the next 6 months. We would like to forecast what the expenditure will be over that period. In cell Z2 enter the value 3.93%. In Z5 enter a formula to calculate the forecast expenditure. To do this you will need to calculate the increase in expenditure (current total expenditure multiplied by the percentage increase) and add it to the current total expenditure. Copy the formula down the column. (Make sure that all the calculations are using the value in Z2!).</w:t>
        <w:br w:type="textWrapping"/>
        <w:t xml:space="preserve">QUESTION: What is the Forecast Expenditure for Case 15?</w:t>
        <w:br w:type="textWrapping"/>
      </w:r>
      <w:r w:rsidDel="00000000" w:rsidR="00000000" w:rsidRPr="00000000">
        <w:rPr>
          <w:b w:val="1"/>
          <w:color w:val="373a3c"/>
          <w:sz w:val="21"/>
          <w:szCs w:val="21"/>
          <w:highlight w:val="white"/>
          <w:rtl w:val="0"/>
        </w:rPr>
        <w:t xml:space="preserve">(13256,09)</w:t>
        <w:br w:type="textWrapping"/>
      </w:r>
      <w:r w:rsidDel="00000000" w:rsidR="00000000" w:rsidRPr="00000000">
        <w:rPr>
          <w:color w:val="373a3c"/>
          <w:sz w:val="21"/>
          <w:szCs w:val="21"/>
          <w:highlight w:val="white"/>
          <w:rtl w:val="0"/>
        </w:rPr>
        <w:t xml:space="preserve">11.2 Cost of living has been estimated at going up by 3.93% over the next 6 months. We would like to forecast what the expenditure will be over that period. In cell Z2 enter the value 3.93%. In Z5 enter a formula to calculate the forecast expenditure. To do this you will need to calculate the increase in expenditure (current total expenditure multiplied by the percentage increase) and add it to the current total expenditure. Copy the formula down the column. (Make sure that all the calculations are using the value in Z2!).</w:t>
        <w:br w:type="textWrapping"/>
        <w:t xml:space="preserve">QUESTION: What is the Forecast Expenditure for Case 20?</w:t>
        <w:br w:type="textWrapping"/>
      </w:r>
      <w:r w:rsidDel="00000000" w:rsidR="00000000" w:rsidRPr="00000000">
        <w:rPr>
          <w:b w:val="1"/>
          <w:color w:val="373a3c"/>
          <w:sz w:val="21"/>
          <w:szCs w:val="21"/>
          <w:highlight w:val="white"/>
          <w:rtl w:val="0"/>
        </w:rPr>
        <w:t xml:space="preserve">(6955,18)</w:t>
        <w:br w:type="textWrapping"/>
      </w:r>
      <w:r w:rsidDel="00000000" w:rsidR="00000000" w:rsidRPr="00000000">
        <w:rPr>
          <w:color w:val="373a3c"/>
          <w:sz w:val="21"/>
          <w:szCs w:val="21"/>
          <w:highlight w:val="white"/>
          <w:rtl w:val="0"/>
        </w:rPr>
        <w:t xml:space="preserve">11.3 Cost of living has been estimated at going up by 3.93% over the next 6 months. We would like to forecast what the expenditure will be over that period. In cell Z2 enter the value 3.93%. In Z5 enter a formula to calculate the forecast expenditure. To do this you will need to calculate the increase in expenditure (current total expenditure multiplied by the percentage increase) and add it to the current total expenditure. Copy the formula down the column. (Make sure that all the calculations are using the value in Z2!).</w:t>
        <w:br w:type="textWrapping"/>
        <w:t xml:space="preserve">QUESTION: What is the Forecast Expenditure for Case 9?</w:t>
        <w:br w:type="textWrapping"/>
      </w:r>
      <w:r w:rsidDel="00000000" w:rsidR="00000000" w:rsidRPr="00000000">
        <w:rPr>
          <w:b w:val="1"/>
          <w:color w:val="373a3c"/>
          <w:sz w:val="21"/>
          <w:szCs w:val="21"/>
          <w:highlight w:val="white"/>
          <w:rtl w:val="0"/>
        </w:rPr>
        <w:t xml:space="preserve">(11130,73)</w:t>
      </w:r>
    </w:p>
    <w:p w:rsidR="00000000" w:rsidDel="00000000" w:rsidP="00000000" w:rsidRDefault="00000000" w:rsidRPr="00000000" w14:paraId="0000009D">
      <w:pPr>
        <w:spacing w:after="300" w:line="342.85714285714283" w:lineRule="auto"/>
        <w:rPr>
          <w:color w:val="373a3c"/>
          <w:sz w:val="21"/>
          <w:szCs w:val="21"/>
          <w:highlight w:val="white"/>
        </w:rPr>
      </w:pPr>
      <w:r w:rsidDel="00000000" w:rsidR="00000000" w:rsidRPr="00000000">
        <w:rPr>
          <w:b w:val="1"/>
          <w:color w:val="373a3c"/>
          <w:sz w:val="21"/>
          <w:szCs w:val="21"/>
          <w:highlight w:val="white"/>
          <w:rtl w:val="0"/>
        </w:rPr>
        <w:br w:type="textWrapping"/>
        <w:br w:type="textWrapping"/>
      </w:r>
      <w:r w:rsidDel="00000000" w:rsidR="00000000" w:rsidRPr="00000000">
        <w:rPr>
          <w:color w:val="373a3c"/>
          <w:sz w:val="21"/>
          <w:szCs w:val="21"/>
          <w:highlight w:val="white"/>
          <w:rtl w:val="0"/>
        </w:rPr>
        <w:t xml:space="preserve">12.1 Now select the Stats Worksheet. Enter simple formulas in B3 and B4 to pull through the calculated Total Expenditure and Total Net from the Data worksheet (cells X2 and Y2). If you have done it correctly the pie chart should now show how income is proportioned between expenditure and net.</w:t>
      </w:r>
    </w:p>
    <w:p w:rsidR="00000000" w:rsidDel="00000000" w:rsidP="00000000" w:rsidRDefault="00000000" w:rsidRPr="00000000" w14:paraId="0000009E">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QUESTION: According to the pie chart, what percentage of Income is made up by Net? </w:t>
        <w:br w:type="textWrapping"/>
      </w:r>
      <w:r w:rsidDel="00000000" w:rsidR="00000000" w:rsidRPr="00000000">
        <w:rPr>
          <w:i w:val="1"/>
          <w:color w:val="373a3c"/>
          <w:sz w:val="21"/>
          <w:szCs w:val="21"/>
          <w:highlight w:val="white"/>
          <w:rtl w:val="0"/>
        </w:rPr>
        <w:t xml:space="preserve">Do not enter the % symbol in the answer box below, just the number.</w:t>
        <w:br w:type="textWrapping"/>
      </w:r>
      <w:r w:rsidDel="00000000" w:rsidR="00000000" w:rsidRPr="00000000">
        <w:rPr>
          <w:b w:val="1"/>
          <w:color w:val="373a3c"/>
          <w:sz w:val="21"/>
          <w:szCs w:val="21"/>
          <w:highlight w:val="white"/>
          <w:rtl w:val="0"/>
        </w:rPr>
        <w:t xml:space="preserve">(25)</w:t>
      </w:r>
    </w:p>
    <w:p w:rsidR="00000000" w:rsidDel="00000000" w:rsidP="00000000" w:rsidRDefault="00000000" w:rsidRPr="00000000" w14:paraId="0000009F">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12.2 Now select the Stats Worksheet. Enter simple formulas in B3 and B4 to pull through the calculated Total Expenditure and Total Net from the Data worksheet (cells X2 and Y2). If you have done it correctly the pie chart should now show how income is proportioned between expenditure and net.</w:t>
      </w:r>
    </w:p>
    <w:p w:rsidR="00000000" w:rsidDel="00000000" w:rsidP="00000000" w:rsidRDefault="00000000" w:rsidRPr="00000000" w14:paraId="000000A0">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QUESTION: According to the pie chart, what percentage of Income is made up by Expenditure?</w:t>
      </w:r>
    </w:p>
    <w:p w:rsidR="00000000" w:rsidDel="00000000" w:rsidP="00000000" w:rsidRDefault="00000000" w:rsidRPr="00000000" w14:paraId="000000A1">
      <w:pPr>
        <w:shd w:fill="ffffff" w:val="clear"/>
        <w:spacing w:after="300"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Do not enter the % symbol in the answer box below, just the number.</w:t>
      </w:r>
    </w:p>
    <w:p w:rsidR="00000000" w:rsidDel="00000000" w:rsidP="00000000" w:rsidRDefault="00000000" w:rsidRPr="00000000" w14:paraId="000000A2">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w:t>
      </w:r>
      <w:r w:rsidDel="00000000" w:rsidR="00000000" w:rsidRPr="00000000">
        <w:rPr>
          <w:b w:val="1"/>
          <w:color w:val="373a3c"/>
          <w:sz w:val="21"/>
          <w:szCs w:val="21"/>
          <w:highlight w:val="white"/>
          <w:rtl w:val="0"/>
        </w:rPr>
        <w:br w:type="textWrapping"/>
        <w:br w:type="textWrapping"/>
      </w:r>
      <w:r w:rsidDel="00000000" w:rsidR="00000000" w:rsidRPr="00000000">
        <w:rPr>
          <w:color w:val="373a3c"/>
          <w:sz w:val="21"/>
          <w:szCs w:val="21"/>
          <w:highlight w:val="white"/>
          <w:rtl w:val="0"/>
        </w:rPr>
        <w:t xml:space="preserve">13.1 Still on the Stats sheet, enter a formula in B5 to add up the total income for Quarter 1 using the calculated totals for January, February and March in the Data worksheet. If you have done it correctly the cell should change colour. </w:t>
        <w:br w:type="textWrapping"/>
        <w:t xml:space="preserve">QUESTION: What colour is the cell B5?</w:t>
        <w:br w:type="textWrapping"/>
      </w:r>
      <w:r w:rsidDel="00000000" w:rsidR="00000000" w:rsidRPr="00000000">
        <w:rPr>
          <w:b w:val="1"/>
          <w:color w:val="373a3c"/>
          <w:sz w:val="21"/>
          <w:szCs w:val="21"/>
          <w:highlight w:val="white"/>
          <w:rtl w:val="0"/>
        </w:rPr>
        <w:t xml:space="preserve">(Purple)</w:t>
      </w:r>
    </w:p>
    <w:p w:rsidR="00000000" w:rsidDel="00000000" w:rsidP="00000000" w:rsidRDefault="00000000" w:rsidRPr="00000000" w14:paraId="000000A3">
      <w:pPr>
        <w:spacing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A4">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14.1 The organisation has decided to have one Region for the Midlands instead of two, so both East Midlandsand West Midlands need to be replaced with just Midlands. We then need to answer some questions for the organisation.</w:t>
        <w:br w:type="textWrapping"/>
        <w:t xml:space="preserve">In the Data worksheet, use Find and Replace to replace all instances of East Midlands with Midlands. Repeat the operation, this time replacing West Midlands with Midlands. Now filter the data so that only cases from the Midlands are visible.</w:t>
        <w:br w:type="textWrapping"/>
        <w:t xml:space="preserve">QUESTION: What is the total number of Adults recorded for the Midlands?</w:t>
        <w:br w:type="textWrapping"/>
      </w:r>
      <w:r w:rsidDel="00000000" w:rsidR="00000000" w:rsidRPr="00000000">
        <w:rPr>
          <w:b w:val="1"/>
          <w:color w:val="373a3c"/>
          <w:sz w:val="21"/>
          <w:szCs w:val="21"/>
          <w:highlight w:val="white"/>
          <w:rtl w:val="0"/>
        </w:rPr>
        <w:t xml:space="preserve">(629</w:t>
      </w:r>
      <w:r w:rsidDel="00000000" w:rsidR="00000000" w:rsidRPr="00000000">
        <w:rPr>
          <w:b w:val="1"/>
          <w:color w:val="373a3c"/>
          <w:sz w:val="21"/>
          <w:szCs w:val="21"/>
          <w:shd w:fill="f9f9f9" w:val="clear"/>
          <w:rtl w:val="0"/>
        </w:rPr>
        <w:t xml:space="preserve">)</w:t>
      </w:r>
      <w:r w:rsidDel="00000000" w:rsidR="00000000" w:rsidRPr="00000000">
        <w:rPr>
          <w:rtl w:val="0"/>
        </w:rPr>
      </w:r>
    </w:p>
    <w:p w:rsidR="00000000" w:rsidDel="00000000" w:rsidP="00000000" w:rsidRDefault="00000000" w:rsidRPr="00000000" w14:paraId="000000A5">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15.1 Clear the previous filter. Add filters so that we only see cases for Wales with 6 or more people in the household. </w:t>
        <w:br w:type="textWrapping"/>
        <w:t xml:space="preserve">QUESTION: How many households in Wales have 6 or more people?</w:t>
        <w:br w:type="textWrapping"/>
      </w:r>
      <w:r w:rsidDel="00000000" w:rsidR="00000000" w:rsidRPr="00000000">
        <w:rPr>
          <w:b w:val="1"/>
          <w:color w:val="373a3c"/>
          <w:sz w:val="21"/>
          <w:szCs w:val="21"/>
          <w:highlight w:val="white"/>
          <w:rtl w:val="0"/>
        </w:rPr>
        <w:t xml:space="preserve">(1)</w:t>
        <w:br w:type="textWrapping"/>
        <w:br w:type="textWrapping"/>
      </w:r>
      <w:r w:rsidDel="00000000" w:rsidR="00000000" w:rsidRPr="00000000">
        <w:rPr>
          <w:color w:val="373a3c"/>
          <w:sz w:val="21"/>
          <w:szCs w:val="21"/>
          <w:highlight w:val="white"/>
          <w:rtl w:val="0"/>
        </w:rPr>
        <w:t xml:space="preserve">16.1 Clear all filters. Sort the data by Total Income in descending order (largest to smallest). </w:t>
        <w:br w:type="textWrapping"/>
        <w:t xml:space="preserve">QUESTION: What is the highest Total Income for a case?</w:t>
        <w:br w:type="textWrapping"/>
      </w:r>
      <w:r w:rsidDel="00000000" w:rsidR="00000000" w:rsidRPr="00000000">
        <w:rPr>
          <w:i w:val="1"/>
          <w:color w:val="373a3c"/>
          <w:sz w:val="21"/>
          <w:szCs w:val="21"/>
          <w:highlight w:val="white"/>
          <w:rtl w:val="0"/>
        </w:rPr>
        <w:t xml:space="preserve">In your answer, you should use the number format #####.##</w:t>
        <w:br w:type="textWrapping"/>
      </w:r>
      <w:r w:rsidDel="00000000" w:rsidR="00000000" w:rsidRPr="00000000">
        <w:rPr>
          <w:b w:val="1"/>
          <w:color w:val="373a3c"/>
          <w:sz w:val="21"/>
          <w:szCs w:val="21"/>
          <w:highlight w:val="white"/>
          <w:rtl w:val="0"/>
        </w:rPr>
        <w:t xml:space="preserve">(40001,26)</w:t>
        <w:br w:type="textWrapping"/>
      </w:r>
      <w:r w:rsidDel="00000000" w:rsidR="00000000" w:rsidRPr="00000000">
        <w:rPr>
          <w:color w:val="373a3c"/>
          <w:sz w:val="21"/>
          <w:szCs w:val="21"/>
          <w:highlight w:val="white"/>
          <w:rtl w:val="0"/>
        </w:rPr>
        <w:t xml:space="preserve">16.2 Clear all filters. Sort the data by Total Income in descending order (largest to smallest). </w:t>
        <w:br w:type="textWrapping"/>
        <w:t xml:space="preserve">QUESTION: Which Case ID has the highest Total Income?</w:t>
        <w:br w:type="textWrapping"/>
      </w:r>
      <w:r w:rsidDel="00000000" w:rsidR="00000000" w:rsidRPr="00000000">
        <w:rPr>
          <w:b w:val="1"/>
          <w:color w:val="373a3c"/>
          <w:sz w:val="21"/>
          <w:szCs w:val="21"/>
          <w:highlight w:val="white"/>
          <w:rtl w:val="0"/>
        </w:rPr>
        <w:t xml:space="preserve">(566)</w:t>
      </w:r>
      <w:r w:rsidDel="00000000" w:rsidR="00000000" w:rsidRPr="00000000">
        <w:rPr>
          <w:color w:val="373a3c"/>
          <w:sz w:val="21"/>
          <w:szCs w:val="21"/>
          <w:highlight w:val="white"/>
          <w:rtl w:val="0"/>
        </w:rPr>
        <w:br w:type="textWrapping"/>
      </w:r>
      <w:r w:rsidDel="00000000" w:rsidR="00000000" w:rsidRPr="00000000">
        <w:rPr>
          <w:b w:val="1"/>
          <w:color w:val="373a3c"/>
          <w:sz w:val="21"/>
          <w:szCs w:val="21"/>
          <w:highlight w:val="white"/>
          <w:rtl w:val="0"/>
        </w:rPr>
        <w:br w:type="textWrapping"/>
      </w:r>
      <w:r w:rsidDel="00000000" w:rsidR="00000000" w:rsidRPr="00000000">
        <w:rPr>
          <w:color w:val="373a3c"/>
          <w:sz w:val="21"/>
          <w:szCs w:val="21"/>
          <w:highlight w:val="white"/>
          <w:rtl w:val="0"/>
        </w:rPr>
        <w:t xml:space="preserve">17.1 Change the sort to order the data so that you can easily identify the lowest Average Income for Cases with an Intermediate occupation. </w:t>
        <w:br w:type="textWrapping"/>
        <w:t xml:space="preserve">QUESTION: What is the lowest Average Income for people with an Intermediate occupation?</w:t>
        <w:br w:type="textWrapping"/>
      </w:r>
      <w:r w:rsidDel="00000000" w:rsidR="00000000" w:rsidRPr="00000000">
        <w:rPr>
          <w:i w:val="1"/>
          <w:color w:val="373a3c"/>
          <w:sz w:val="21"/>
          <w:szCs w:val="21"/>
          <w:highlight w:val="white"/>
          <w:rtl w:val="0"/>
        </w:rPr>
        <w:t xml:space="preserve">In your answer, you should use the number format #####.##</w:t>
        <w:br w:type="textWrapping"/>
      </w:r>
      <w:r w:rsidDel="00000000" w:rsidR="00000000" w:rsidRPr="00000000">
        <w:rPr>
          <w:b w:val="1"/>
          <w:color w:val="373a3c"/>
          <w:sz w:val="21"/>
          <w:szCs w:val="21"/>
          <w:highlight w:val="white"/>
          <w:rtl w:val="0"/>
        </w:rPr>
        <w:t xml:space="preserve">(18,35)</w:t>
      </w:r>
    </w:p>
    <w:p w:rsidR="00000000" w:rsidDel="00000000" w:rsidP="00000000" w:rsidRDefault="00000000" w:rsidRPr="00000000" w14:paraId="000000A6">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18.1 You are concerned there may be duplicates in the data set. Add conditional formatting to the Case IDcolumn to show all duplicates in red. Sort the data by Case ID but instead of by values, sort by colour. </w:t>
        <w:br w:type="textWrapping"/>
        <w:t xml:space="preserve">QUESTION: How many cases have been duplicated (entered twice)?</w:t>
      </w:r>
      <w:r w:rsidDel="00000000" w:rsidR="00000000" w:rsidRPr="00000000">
        <w:rPr>
          <w:b w:val="1"/>
          <w:color w:val="373a3c"/>
          <w:sz w:val="21"/>
          <w:szCs w:val="21"/>
          <w:highlight w:val="white"/>
          <w:rtl w:val="0"/>
        </w:rPr>
        <w:br w:type="textWrapping"/>
        <w:t xml:space="preserve">(2</w:t>
      </w:r>
      <w:r w:rsidDel="00000000" w:rsidR="00000000" w:rsidRPr="00000000">
        <w:rPr>
          <w:b w:val="1"/>
          <w:color w:val="373a3c"/>
          <w:sz w:val="21"/>
          <w:szCs w:val="21"/>
          <w:shd w:fill="f9f9f9" w:val="clear"/>
          <w:rtl w:val="0"/>
        </w:rPr>
        <w:t xml:space="preserve">)</w:t>
        <w:br w:type="textWrapping"/>
        <w:br w:type="textWrapping"/>
      </w:r>
      <w:r w:rsidDel="00000000" w:rsidR="00000000" w:rsidRPr="00000000">
        <w:rPr>
          <w:color w:val="373a3c"/>
          <w:sz w:val="21"/>
          <w:szCs w:val="21"/>
          <w:highlight w:val="white"/>
          <w:rtl w:val="0"/>
        </w:rPr>
        <w:t xml:space="preserve">19.1 Delete one of each of the duplicate rows. </w:t>
        <w:br w:type="textWrapping"/>
        <w:t xml:space="preserve">QUESTION: What is the new total in G2?</w:t>
        <w:br w:type="textWrapping"/>
      </w:r>
      <w:r w:rsidDel="00000000" w:rsidR="00000000" w:rsidRPr="00000000">
        <w:rPr>
          <w:b w:val="1"/>
          <w:color w:val="373a3c"/>
          <w:sz w:val="21"/>
          <w:szCs w:val="21"/>
          <w:highlight w:val="white"/>
          <w:rtl w:val="0"/>
        </w:rPr>
        <w:t xml:space="preserve">(3513)</w:t>
        <w:br w:type="textWrapping"/>
        <w:br w:type="textWrapping"/>
      </w:r>
      <w:r w:rsidDel="00000000" w:rsidR="00000000" w:rsidRPr="00000000">
        <w:rPr>
          <w:color w:val="373a3c"/>
          <w:sz w:val="21"/>
          <w:szCs w:val="21"/>
          <w:highlight w:val="white"/>
          <w:rtl w:val="0"/>
        </w:rPr>
        <w:t xml:space="preserve">20.1 To help represent the data graphically you have been asked to create a few charts. You will need to go back to the Stats worksheet.</w:t>
        <w:br w:type="textWrapping"/>
        <w:t xml:space="preserve">Select the data from A8 to B12. Insert a Pie Chart to compare the Average Incomes for different Economic Positions. Add a quick layout that shows a percentage for each segment.</w:t>
        <w:br w:type="textWrapping"/>
        <w:t xml:space="preserve">QUESTION: What is the percentage for Economically Inactive? </w:t>
        <w:br w:type="textWrapping"/>
      </w:r>
      <w:r w:rsidDel="00000000" w:rsidR="00000000" w:rsidRPr="00000000">
        <w:rPr>
          <w:i w:val="1"/>
          <w:color w:val="373a3c"/>
          <w:sz w:val="21"/>
          <w:szCs w:val="21"/>
          <w:highlight w:val="white"/>
          <w:rtl w:val="0"/>
        </w:rPr>
        <w:t xml:space="preserve">Do not enter the % symbol in the answer box below, just the number.</w:t>
        <w:br w:type="textWrapping"/>
      </w:r>
      <w:r w:rsidDel="00000000" w:rsidR="00000000" w:rsidRPr="00000000">
        <w:rPr>
          <w:b w:val="1"/>
          <w:color w:val="373a3c"/>
          <w:sz w:val="21"/>
          <w:szCs w:val="21"/>
          <w:highlight w:val="white"/>
          <w:rtl w:val="0"/>
        </w:rPr>
        <w:t xml:space="preserve">(27)</w:t>
        <w:br w:type="textWrapping"/>
        <w:br w:type="textWrapping"/>
      </w:r>
      <w:r w:rsidDel="00000000" w:rsidR="00000000" w:rsidRPr="00000000">
        <w:rPr>
          <w:color w:val="373a3c"/>
          <w:sz w:val="21"/>
          <w:szCs w:val="21"/>
          <w:highlight w:val="white"/>
          <w:rtl w:val="0"/>
        </w:rPr>
        <w:t xml:space="preserve">21.1 Create a line chart showing the Total Income for each Month. Ensure you select month names and Total Income values. </w:t>
        <w:br w:type="textWrapping"/>
        <w:t xml:space="preserve">QUESTION: Which of these charts looks most like your line chart?</w:t>
        <w:br w:type="textWrapping"/>
      </w:r>
      <w:r w:rsidDel="00000000" w:rsidR="00000000" w:rsidRPr="00000000">
        <w:rPr>
          <w:b w:val="1"/>
          <w:color w:val="373a3c"/>
          <w:sz w:val="21"/>
          <w:szCs w:val="21"/>
          <w:highlight w:val="white"/>
          <w:rtl w:val="0"/>
        </w:rPr>
        <w:t xml:space="preserve">(This:</w:t>
      </w:r>
    </w:p>
    <w:p w:rsidR="00000000" w:rsidDel="00000000" w:rsidP="00000000" w:rsidRDefault="00000000" w:rsidRPr="00000000" w14:paraId="000000A7">
      <w:pPr>
        <w:spacing w:line="342.85714285714283" w:lineRule="auto"/>
        <w:rPr>
          <w:b w:val="1"/>
          <w:color w:val="373a3c"/>
          <w:sz w:val="21"/>
          <w:szCs w:val="21"/>
          <w:highlight w:val="white"/>
        </w:rPr>
      </w:pPr>
      <w:r w:rsidDel="00000000" w:rsidR="00000000" w:rsidRPr="00000000">
        <w:rPr>
          <w:b w:val="1"/>
          <w:color w:val="373a3c"/>
          <w:sz w:val="21"/>
          <w:szCs w:val="21"/>
          <w:highlight w:val="white"/>
        </w:rPr>
        <w:drawing>
          <wp:inline distB="114300" distT="114300" distL="114300" distR="114300">
            <wp:extent cx="1800225" cy="120015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800225" cy="1200150"/>
                    </a:xfrm>
                    <a:prstGeom prst="rect"/>
                    <a:ln/>
                  </pic:spPr>
                </pic:pic>
              </a:graphicData>
            </a:graphic>
          </wp:inline>
        </w:drawing>
      </w:r>
      <w:del w:author="Anonymous" w:id="2" w:date="2018-11-12T20:59:19Z">
        <w:r w:rsidDel="00000000" w:rsidR="00000000" w:rsidRPr="00000000">
          <w:rPr>
            <w:b w:val="1"/>
            <w:color w:val="373a3c"/>
            <w:sz w:val="21"/>
            <w:szCs w:val="21"/>
            <w:highlight w:val="white"/>
            <w:rtl w:val="0"/>
          </w:rPr>
          <w:delText xml:space="preserve">)</w:delText>
        </w:r>
      </w:del>
      <w:r w:rsidDel="00000000" w:rsidR="00000000" w:rsidRPr="00000000">
        <w:rPr>
          <w:rtl w:val="0"/>
        </w:rPr>
      </w:r>
    </w:p>
    <w:p w:rsidR="00000000" w:rsidDel="00000000" w:rsidP="00000000" w:rsidRDefault="00000000" w:rsidRPr="00000000" w14:paraId="000000A8">
      <w:pPr>
        <w:spacing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A9">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22.1 Insert a Stacked Column Chart to show the Jan, Feb and Mar income for each Region. QUESTION: Which Region has the fourth highest income for Jan-Mar (fourth largest stack)?</w:t>
      </w:r>
      <w:r w:rsidDel="00000000" w:rsidR="00000000" w:rsidRPr="00000000">
        <w:rPr>
          <w:b w:val="1"/>
          <w:color w:val="373a3c"/>
          <w:sz w:val="21"/>
          <w:szCs w:val="21"/>
          <w:highlight w:val="white"/>
          <w:rtl w:val="0"/>
        </w:rPr>
        <w:br w:type="textWrapping"/>
        <w:t xml:space="preserve">НЕ Midlands</w:t>
      </w:r>
    </w:p>
    <w:p w:rsidR="00000000" w:rsidDel="00000000" w:rsidP="00000000" w:rsidRDefault="00000000" w:rsidRPr="00000000" w14:paraId="000000AA">
      <w:pPr>
        <w:spacing w:after="460"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0AB">
      <w:pPr>
        <w:spacing w:after="300" w:line="342.85714285714283" w:lineRule="auto"/>
        <w:rPr>
          <w:rFonts w:ascii="Georgia" w:cs="Georgia" w:eastAsia="Georgia" w:hAnsi="Georgia"/>
          <w:color w:val="373a3c"/>
          <w:sz w:val="36"/>
          <w:szCs w:val="36"/>
          <w:highlight w:val="white"/>
        </w:rPr>
      </w:pPr>
      <w:r w:rsidDel="00000000" w:rsidR="00000000" w:rsidRPr="00000000">
        <w:rPr>
          <w:rFonts w:ascii="Georgia" w:cs="Georgia" w:eastAsia="Georgia" w:hAnsi="Georgia"/>
          <w:color w:val="373a3c"/>
          <w:sz w:val="36"/>
          <w:szCs w:val="36"/>
          <w:highlight w:val="white"/>
          <w:rtl w:val="0"/>
        </w:rPr>
        <w:br w:type="textWrapping"/>
        <w:br w:type="textWrapping"/>
        <w:br w:type="textWrapping"/>
        <w:t xml:space="preserve">Excel Skills for Business: Intermediate I - курс 2</w:t>
      </w:r>
    </w:p>
    <w:p w:rsidR="00000000" w:rsidDel="00000000" w:rsidP="00000000" w:rsidRDefault="00000000" w:rsidRPr="00000000" w14:paraId="000000AC">
      <w:pPr>
        <w:rPr>
          <w:b w:val="1"/>
        </w:rPr>
      </w:pPr>
      <w:r w:rsidDel="00000000" w:rsidR="00000000" w:rsidRPr="00000000">
        <w:rPr>
          <w:b w:val="1"/>
          <w:rtl w:val="0"/>
        </w:rPr>
        <w:t xml:space="preserve">Тест 1 Test your Skills: Working with Multiple Worksheets &amp; Workbooks</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1.  Ensure you have downloaded all the C2 W1 Assessment workbooks. Open the workbook C2 W1 Assessment Sales Di. Move the worksheet called Q1 Summary to the front of the other worksheets. In the Q1 Summary worksheet click in cell C5, use 3D formulas to summarise the total quantity sold of item 3243 for January to March. How much commission did Di earn on this item? </w:t>
        <w:br w:type="textWrapping"/>
      </w:r>
      <w:r w:rsidDel="00000000" w:rsidR="00000000" w:rsidRPr="00000000">
        <w:rPr>
          <w:b w:val="1"/>
          <w:color w:val="373a3c"/>
          <w:sz w:val="21"/>
          <w:szCs w:val="21"/>
          <w:highlight w:val="white"/>
          <w:rtl w:val="0"/>
        </w:rPr>
        <w:t xml:space="preserve">(81.49)</w:t>
      </w:r>
    </w:p>
    <w:p w:rsidR="00000000" w:rsidDel="00000000" w:rsidP="00000000" w:rsidRDefault="00000000" w:rsidRPr="00000000" w14:paraId="000000AF">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2.  Copy the formula in C5 down to C14. What was Di's total commission? </w:t>
        <w:br w:type="textWrapping"/>
      </w:r>
      <w:r w:rsidDel="00000000" w:rsidR="00000000" w:rsidRPr="00000000">
        <w:rPr>
          <w:b w:val="1"/>
          <w:color w:val="373a3c"/>
          <w:sz w:val="21"/>
          <w:szCs w:val="21"/>
          <w:highlight w:val="white"/>
          <w:rtl w:val="0"/>
        </w:rPr>
        <w:t xml:space="preserve">(3356.42)</w:t>
      </w:r>
    </w:p>
    <w:p w:rsidR="00000000" w:rsidDel="00000000" w:rsidP="00000000" w:rsidRDefault="00000000" w:rsidRPr="00000000" w14:paraId="000000B0">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3. Open C2 W1 Assessment Sales Lemin and C2 W1 Assessment Sales Summary. In Sales Lemin note all the commissions are comi ... click in F4 in Sales Lemin and use a linking formula to pull the commission rate through from Sales Summary. In Sales Lemin return to the Q1 Summary, what is the updated Total Commission? </w:t>
        <w:br w:type="textWrapping"/>
      </w:r>
      <w:r w:rsidDel="00000000" w:rsidR="00000000" w:rsidRPr="00000000">
        <w:rPr>
          <w:b w:val="1"/>
          <w:color w:val="373a3c"/>
          <w:sz w:val="21"/>
          <w:szCs w:val="21"/>
          <w:highlight w:val="white"/>
          <w:rtl w:val="0"/>
        </w:rPr>
        <w:t xml:space="preserve">(7908.61)</w:t>
      </w:r>
    </w:p>
    <w:p w:rsidR="00000000" w:rsidDel="00000000" w:rsidP="00000000" w:rsidRDefault="00000000" w:rsidRPr="00000000" w14:paraId="000000B1">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4.  Open C2 W1 Assessment Sales Aneesha. You will see a message informing you of broken links, this is because the commission rate is still linked to the old sales summary. The link will need to be updated to look at the rate in C2 W1 Assessment Sales Summary. After updating the link what is Aneesha's Q1 Commission?</w:t>
        <w:br w:type="textWrapping"/>
      </w:r>
      <w:r w:rsidDel="00000000" w:rsidR="00000000" w:rsidRPr="00000000">
        <w:rPr>
          <w:b w:val="1"/>
          <w:color w:val="373a3c"/>
          <w:sz w:val="21"/>
          <w:szCs w:val="21"/>
          <w:highlight w:val="white"/>
          <w:rtl w:val="0"/>
        </w:rPr>
        <w:t xml:space="preserve">(14793.19)</w:t>
      </w:r>
    </w:p>
    <w:p w:rsidR="00000000" w:rsidDel="00000000" w:rsidP="00000000" w:rsidRDefault="00000000" w:rsidRPr="00000000" w14:paraId="000000B2">
      <w:pP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5. </w:t>
      </w:r>
      <w:r w:rsidDel="00000000" w:rsidR="00000000" w:rsidRPr="00000000">
        <w:rPr>
          <w:b w:val="1"/>
          <w:color w:val="373a3c"/>
          <w:sz w:val="21"/>
          <w:szCs w:val="21"/>
          <w:highlight w:val="white"/>
          <w:rtl w:val="0"/>
        </w:rPr>
        <w:t xml:space="preserve">сань, хуй саси</w:t>
      </w:r>
    </w:p>
    <w:p w:rsidR="00000000" w:rsidDel="00000000" w:rsidP="00000000" w:rsidRDefault="00000000" w:rsidRPr="00000000" w14:paraId="000000B3">
      <w:pPr>
        <w:spacing w:after="30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B4">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Тест 2 Test your Skills: Text and Date Functions</w:t>
      </w:r>
    </w:p>
    <w:p w:rsidR="00000000" w:rsidDel="00000000" w:rsidP="00000000" w:rsidRDefault="00000000" w:rsidRPr="00000000" w14:paraId="000000B5">
      <w:pPr>
        <w:shd w:fill="ffffff" w:val="clear"/>
        <w:spacing w:after="300" w:line="342.85714285714283" w:lineRule="auto"/>
        <w:ind w:left="0" w:firstLine="0"/>
        <w:rPr>
          <w:b w:val="1"/>
          <w:color w:val="373a3c"/>
          <w:sz w:val="21"/>
          <w:szCs w:val="21"/>
          <w:highlight w:val="white"/>
        </w:rPr>
      </w:pPr>
      <w:r w:rsidDel="00000000" w:rsidR="00000000" w:rsidRPr="00000000">
        <w:rPr>
          <w:color w:val="373a3c"/>
          <w:sz w:val="21"/>
          <w:szCs w:val="21"/>
          <w:highlight w:val="white"/>
          <w:rtl w:val="0"/>
        </w:rPr>
        <w:t xml:space="preserve">1.1 It is necessary to provide more meaningful labels for boxes of items in stock. The first tab of the attached workbook contains the inventory items. You will need to generate the information needed on the For Printing tab using a range of text functions.</w:t>
        <w:br w:type="textWrapping"/>
        <w:t xml:space="preserve">On the Inventory tab enter a formula in J1 that will return the current date but not time. What function did you use?</w:t>
        <w:br w:type="textWrapping"/>
        <w:t xml:space="preserve">(</w:t>
      </w:r>
      <w:r w:rsidDel="00000000" w:rsidR="00000000" w:rsidRPr="00000000">
        <w:rPr>
          <w:b w:val="1"/>
          <w:color w:val="373a3c"/>
          <w:sz w:val="21"/>
          <w:szCs w:val="21"/>
          <w:highlight w:val="white"/>
          <w:rtl w:val="0"/>
        </w:rPr>
        <w:t xml:space="preserve">TODAY)</w:t>
      </w:r>
    </w:p>
    <w:p w:rsidR="00000000" w:rsidDel="00000000" w:rsidP="00000000" w:rsidRDefault="00000000" w:rsidRPr="00000000" w14:paraId="000000B6">
      <w:pPr>
        <w:rPr>
          <w:color w:val="373a3c"/>
          <w:sz w:val="20"/>
          <w:szCs w:val="20"/>
          <w:highlight w:val="white"/>
        </w:rPr>
      </w:pPr>
      <w:r w:rsidDel="00000000" w:rsidR="00000000" w:rsidRPr="00000000">
        <w:rPr>
          <w:color w:val="373a3c"/>
          <w:sz w:val="20"/>
          <w:szCs w:val="20"/>
          <w:highlight w:val="white"/>
          <w:rtl w:val="0"/>
        </w:rPr>
        <w:t xml:space="preserve">2.1 </w:t>
      </w:r>
      <w:r w:rsidDel="00000000" w:rsidR="00000000" w:rsidRPr="00000000">
        <w:rPr>
          <w:color w:val="373a3c"/>
          <w:sz w:val="21"/>
          <w:szCs w:val="21"/>
          <w:highlight w:val="white"/>
          <w:rtl w:val="0"/>
        </w:rPr>
        <w:t xml:space="preserve">In J4 calculate the number of days since the last order, copy the formula down to J35. What is the check digit value in G1?</w:t>
      </w:r>
      <w:r w:rsidDel="00000000" w:rsidR="00000000" w:rsidRPr="00000000">
        <w:rPr>
          <w:rtl w:val="0"/>
        </w:rPr>
      </w:r>
    </w:p>
    <w:p w:rsidR="00000000" w:rsidDel="00000000" w:rsidP="00000000" w:rsidRDefault="00000000" w:rsidRPr="00000000" w14:paraId="000000B7">
      <w:pPr>
        <w:rPr>
          <w:b w:val="1"/>
          <w:color w:val="373a3c"/>
          <w:sz w:val="20"/>
          <w:szCs w:val="20"/>
          <w:highlight w:val="white"/>
        </w:rPr>
      </w:pPr>
      <w:r w:rsidDel="00000000" w:rsidR="00000000" w:rsidRPr="00000000">
        <w:rPr>
          <w:b w:val="1"/>
          <w:color w:val="373a3c"/>
          <w:sz w:val="20"/>
          <w:szCs w:val="20"/>
          <w:highlight w:val="white"/>
          <w:rtl w:val="0"/>
        </w:rPr>
        <w:t xml:space="preserve">(17)</w:t>
      </w:r>
    </w:p>
    <w:p w:rsidR="00000000" w:rsidDel="00000000" w:rsidP="00000000" w:rsidRDefault="00000000" w:rsidRPr="00000000" w14:paraId="000000B8">
      <w:pPr>
        <w:rPr>
          <w:b w:val="1"/>
          <w:color w:val="373a3c"/>
          <w:sz w:val="20"/>
          <w:szCs w:val="20"/>
          <w:highlight w:val="white"/>
        </w:rPr>
      </w:pPr>
      <w:r w:rsidDel="00000000" w:rsidR="00000000" w:rsidRPr="00000000">
        <w:rPr>
          <w:rtl w:val="0"/>
        </w:rPr>
      </w:r>
    </w:p>
    <w:p w:rsidR="00000000" w:rsidDel="00000000" w:rsidP="00000000" w:rsidRDefault="00000000" w:rsidRPr="00000000" w14:paraId="000000B9">
      <w:pPr>
        <w:rPr>
          <w:color w:val="373a3c"/>
          <w:sz w:val="20"/>
          <w:szCs w:val="20"/>
          <w:highlight w:val="white"/>
        </w:rPr>
      </w:pPr>
      <w:r w:rsidDel="00000000" w:rsidR="00000000" w:rsidRPr="00000000">
        <w:rPr>
          <w:color w:val="373a3c"/>
          <w:sz w:val="20"/>
          <w:szCs w:val="20"/>
          <w:highlight w:val="white"/>
          <w:rtl w:val="0"/>
        </w:rPr>
        <w:t xml:space="preserve">3.1 </w:t>
      </w:r>
      <w:r w:rsidDel="00000000" w:rsidR="00000000" w:rsidRPr="00000000">
        <w:rPr>
          <w:color w:val="373a3c"/>
          <w:sz w:val="21"/>
          <w:szCs w:val="21"/>
          <w:highlight w:val="white"/>
          <w:rtl w:val="0"/>
        </w:rPr>
        <w:t xml:space="preserve">In the For Printing worksheet in A5, generate a part code using SKU- followed by the Material Code, another "-" and the Part Number, e.g. SKU-07-2425. Copy the formula down. What is the value for Check Digit 1 (cell H5)?</w:t>
      </w:r>
      <w:r w:rsidDel="00000000" w:rsidR="00000000" w:rsidRPr="00000000">
        <w:rPr>
          <w:rtl w:val="0"/>
        </w:rPr>
      </w:r>
    </w:p>
    <w:p w:rsidR="00000000" w:rsidDel="00000000" w:rsidP="00000000" w:rsidRDefault="00000000" w:rsidRPr="00000000" w14:paraId="000000BA">
      <w:pPr>
        <w:rPr>
          <w:b w:val="1"/>
          <w:color w:val="373a3c"/>
          <w:sz w:val="20"/>
          <w:szCs w:val="20"/>
          <w:highlight w:val="white"/>
        </w:rPr>
      </w:pPr>
      <w:r w:rsidDel="00000000" w:rsidR="00000000" w:rsidRPr="00000000">
        <w:rPr>
          <w:b w:val="1"/>
          <w:color w:val="373a3c"/>
          <w:sz w:val="20"/>
          <w:szCs w:val="20"/>
          <w:highlight w:val="white"/>
          <w:rtl w:val="0"/>
        </w:rPr>
        <w:t xml:space="preserve">()</w:t>
      </w:r>
    </w:p>
    <w:p w:rsidR="00000000" w:rsidDel="00000000" w:rsidP="00000000" w:rsidRDefault="00000000" w:rsidRPr="00000000" w14:paraId="000000BB">
      <w:pPr>
        <w:rPr>
          <w:b w:val="1"/>
          <w:color w:val="373a3c"/>
          <w:sz w:val="20"/>
          <w:szCs w:val="20"/>
          <w:highlight w:val="white"/>
        </w:rPr>
      </w:pPr>
      <w:r w:rsidDel="00000000" w:rsidR="00000000" w:rsidRPr="00000000">
        <w:rPr>
          <w:rtl w:val="0"/>
        </w:rPr>
      </w:r>
    </w:p>
    <w:p w:rsidR="00000000" w:rsidDel="00000000" w:rsidP="00000000" w:rsidRDefault="00000000" w:rsidRPr="00000000" w14:paraId="000000BC">
      <w:pPr>
        <w:rPr>
          <w:color w:val="373a3c"/>
          <w:sz w:val="20"/>
          <w:szCs w:val="20"/>
          <w:highlight w:val="white"/>
        </w:rPr>
      </w:pPr>
      <w:r w:rsidDel="00000000" w:rsidR="00000000" w:rsidRPr="00000000">
        <w:rPr>
          <w:color w:val="373a3c"/>
          <w:sz w:val="20"/>
          <w:szCs w:val="20"/>
          <w:highlight w:val="white"/>
          <w:rtl w:val="0"/>
        </w:rPr>
        <w:t xml:space="preserve">4.1 </w:t>
      </w:r>
      <w:r w:rsidDel="00000000" w:rsidR="00000000" w:rsidRPr="00000000">
        <w:rPr>
          <w:color w:val="373a3c"/>
          <w:sz w:val="21"/>
          <w:szCs w:val="21"/>
          <w:highlight w:val="white"/>
          <w:rtl w:val="0"/>
        </w:rPr>
        <w:t xml:space="preserve">In B5 we need to see the material in upper case. Copy the formula down. What is the value for Check Digit 2 (cell H6)?</w:t>
      </w:r>
      <w:r w:rsidDel="00000000" w:rsidR="00000000" w:rsidRPr="00000000">
        <w:rPr>
          <w:rtl w:val="0"/>
        </w:rPr>
      </w:r>
    </w:p>
    <w:p w:rsidR="00000000" w:rsidDel="00000000" w:rsidP="00000000" w:rsidRDefault="00000000" w:rsidRPr="00000000" w14:paraId="000000BD">
      <w:pPr>
        <w:rPr>
          <w:b w:val="1"/>
          <w:color w:val="373a3c"/>
          <w:sz w:val="20"/>
          <w:szCs w:val="20"/>
          <w:highlight w:val="white"/>
        </w:rPr>
      </w:pPr>
      <w:r w:rsidDel="00000000" w:rsidR="00000000" w:rsidRPr="00000000">
        <w:rPr>
          <w:b w:val="1"/>
          <w:color w:val="373a3c"/>
          <w:sz w:val="20"/>
          <w:szCs w:val="20"/>
          <w:highlight w:val="white"/>
          <w:rtl w:val="0"/>
        </w:rPr>
        <w:t xml:space="preserve">(5827)</w:t>
      </w:r>
    </w:p>
    <w:p w:rsidR="00000000" w:rsidDel="00000000" w:rsidP="00000000" w:rsidRDefault="00000000" w:rsidRPr="00000000" w14:paraId="000000BE">
      <w:pPr>
        <w:rPr>
          <w:b w:val="1"/>
          <w:color w:val="373a3c"/>
          <w:sz w:val="20"/>
          <w:szCs w:val="20"/>
          <w:highlight w:val="white"/>
        </w:rPr>
      </w:pPr>
      <w:r w:rsidDel="00000000" w:rsidR="00000000" w:rsidRPr="00000000">
        <w:rPr>
          <w:rtl w:val="0"/>
        </w:rPr>
      </w:r>
    </w:p>
    <w:p w:rsidR="00000000" w:rsidDel="00000000" w:rsidP="00000000" w:rsidRDefault="00000000" w:rsidRPr="00000000" w14:paraId="000000BF">
      <w:pPr>
        <w:rPr>
          <w:color w:val="373a3c"/>
          <w:sz w:val="20"/>
          <w:szCs w:val="20"/>
          <w:highlight w:val="white"/>
        </w:rPr>
      </w:pPr>
      <w:r w:rsidDel="00000000" w:rsidR="00000000" w:rsidRPr="00000000">
        <w:rPr>
          <w:color w:val="373a3c"/>
          <w:sz w:val="20"/>
          <w:szCs w:val="20"/>
          <w:highlight w:val="white"/>
          <w:rtl w:val="0"/>
        </w:rPr>
        <w:t xml:space="preserve">5.1 </w:t>
      </w:r>
      <w:r w:rsidDel="00000000" w:rsidR="00000000" w:rsidRPr="00000000">
        <w:rPr>
          <w:color w:val="373a3c"/>
          <w:sz w:val="21"/>
          <w:szCs w:val="21"/>
          <w:highlight w:val="white"/>
          <w:rtl w:val="0"/>
        </w:rPr>
        <w:t xml:space="preserve">In C5 we want to create a Distributor Code, which is the first 5 characters of the Distributor Name. Which function did you use?</w:t>
      </w:r>
      <w:r w:rsidDel="00000000" w:rsidR="00000000" w:rsidRPr="00000000">
        <w:rPr>
          <w:rtl w:val="0"/>
        </w:rPr>
      </w:r>
    </w:p>
    <w:p w:rsidR="00000000" w:rsidDel="00000000" w:rsidP="00000000" w:rsidRDefault="00000000" w:rsidRPr="00000000" w14:paraId="000000C0">
      <w:pPr>
        <w:rPr>
          <w:b w:val="1"/>
          <w:color w:val="373a3c"/>
          <w:sz w:val="20"/>
          <w:szCs w:val="20"/>
          <w:highlight w:val="white"/>
        </w:rPr>
      </w:pPr>
      <w:r w:rsidDel="00000000" w:rsidR="00000000" w:rsidRPr="00000000">
        <w:rPr>
          <w:b w:val="1"/>
          <w:color w:val="373a3c"/>
          <w:sz w:val="20"/>
          <w:szCs w:val="20"/>
          <w:highlight w:val="white"/>
          <w:rtl w:val="0"/>
        </w:rPr>
        <w:t xml:space="preserve">(LEFT)</w:t>
      </w:r>
    </w:p>
    <w:p w:rsidR="00000000" w:rsidDel="00000000" w:rsidP="00000000" w:rsidRDefault="00000000" w:rsidRPr="00000000" w14:paraId="000000C1">
      <w:pPr>
        <w:rPr>
          <w:b w:val="1"/>
          <w:color w:val="373a3c"/>
          <w:sz w:val="20"/>
          <w:szCs w:val="20"/>
          <w:highlight w:val="white"/>
        </w:rPr>
      </w:pPr>
      <w:r w:rsidDel="00000000" w:rsidR="00000000" w:rsidRPr="00000000">
        <w:rPr>
          <w:rtl w:val="0"/>
        </w:rPr>
      </w:r>
    </w:p>
    <w:p w:rsidR="00000000" w:rsidDel="00000000" w:rsidP="00000000" w:rsidRDefault="00000000" w:rsidRPr="00000000" w14:paraId="000000C2">
      <w:pPr>
        <w:rPr>
          <w:color w:val="373a3c"/>
          <w:sz w:val="20"/>
          <w:szCs w:val="20"/>
          <w:highlight w:val="white"/>
        </w:rPr>
      </w:pPr>
      <w:r w:rsidDel="00000000" w:rsidR="00000000" w:rsidRPr="00000000">
        <w:rPr>
          <w:color w:val="373a3c"/>
          <w:sz w:val="20"/>
          <w:szCs w:val="20"/>
          <w:highlight w:val="white"/>
          <w:rtl w:val="0"/>
        </w:rPr>
        <w:t xml:space="preserve">6.1 </w:t>
      </w:r>
      <w:r w:rsidDel="00000000" w:rsidR="00000000" w:rsidRPr="00000000">
        <w:rPr>
          <w:color w:val="373a3c"/>
          <w:sz w:val="21"/>
          <w:szCs w:val="21"/>
          <w:highlight w:val="white"/>
          <w:rtl w:val="0"/>
        </w:rPr>
        <w:t xml:space="preserve">To avoid confusion, make a change to the formula in C5 so that all Distributor Codes show in all lower case. Copy the formula down. What is the value for Check Digit 3 (cell H7)?</w:t>
      </w:r>
      <w:r w:rsidDel="00000000" w:rsidR="00000000" w:rsidRPr="00000000">
        <w:rPr>
          <w:rtl w:val="0"/>
        </w:rPr>
      </w:r>
    </w:p>
    <w:p w:rsidR="00000000" w:rsidDel="00000000" w:rsidP="00000000" w:rsidRDefault="00000000" w:rsidRPr="00000000" w14:paraId="000000C3">
      <w:pPr>
        <w:rPr>
          <w:b w:val="1"/>
          <w:color w:val="373a3c"/>
          <w:sz w:val="20"/>
          <w:szCs w:val="20"/>
          <w:highlight w:val="white"/>
        </w:rPr>
      </w:pPr>
      <w:r w:rsidDel="00000000" w:rsidR="00000000" w:rsidRPr="00000000">
        <w:rPr>
          <w:b w:val="1"/>
          <w:color w:val="373a3c"/>
          <w:sz w:val="20"/>
          <w:szCs w:val="20"/>
          <w:highlight w:val="white"/>
          <w:rtl w:val="0"/>
        </w:rPr>
        <w:t xml:space="preserve">(6275)</w:t>
      </w:r>
    </w:p>
    <w:p w:rsidR="00000000" w:rsidDel="00000000" w:rsidP="00000000" w:rsidRDefault="00000000" w:rsidRPr="00000000" w14:paraId="000000C4">
      <w:pPr>
        <w:rPr>
          <w:b w:val="1"/>
          <w:color w:val="373a3c"/>
          <w:sz w:val="20"/>
          <w:szCs w:val="20"/>
          <w:highlight w:val="white"/>
        </w:rPr>
      </w:pPr>
      <w:r w:rsidDel="00000000" w:rsidR="00000000" w:rsidRPr="00000000">
        <w:rPr>
          <w:rtl w:val="0"/>
        </w:rPr>
      </w:r>
    </w:p>
    <w:p w:rsidR="00000000" w:rsidDel="00000000" w:rsidP="00000000" w:rsidRDefault="00000000" w:rsidRPr="00000000" w14:paraId="000000C5">
      <w:pPr>
        <w:rPr>
          <w:color w:val="373a3c"/>
          <w:sz w:val="20"/>
          <w:szCs w:val="20"/>
          <w:highlight w:val="white"/>
        </w:rPr>
      </w:pPr>
      <w:r w:rsidDel="00000000" w:rsidR="00000000" w:rsidRPr="00000000">
        <w:rPr>
          <w:color w:val="373a3c"/>
          <w:sz w:val="20"/>
          <w:szCs w:val="20"/>
          <w:highlight w:val="white"/>
          <w:rtl w:val="0"/>
        </w:rPr>
        <w:t xml:space="preserve">7.1 </w:t>
      </w:r>
      <w:r w:rsidDel="00000000" w:rsidR="00000000" w:rsidRPr="00000000">
        <w:rPr>
          <w:color w:val="373a3c"/>
          <w:sz w:val="21"/>
          <w:szCs w:val="21"/>
          <w:highlight w:val="white"/>
          <w:rtl w:val="0"/>
        </w:rPr>
        <w:t xml:space="preserve">Many of the part descriptions are too long, so in D5 create a calculation to get the first 8 characters of the part description and then copy the formula down. That's not ideal, so we want to change it to get all the text to the left of the first comma. Which function will allow us to locate the position of the first comma?</w:t>
      </w:r>
      <w:r w:rsidDel="00000000" w:rsidR="00000000" w:rsidRPr="00000000">
        <w:rPr>
          <w:rtl w:val="0"/>
        </w:rPr>
      </w:r>
    </w:p>
    <w:p w:rsidR="00000000" w:rsidDel="00000000" w:rsidP="00000000" w:rsidRDefault="00000000" w:rsidRPr="00000000" w14:paraId="000000C6">
      <w:pPr>
        <w:rPr>
          <w:b w:val="1"/>
          <w:color w:val="373a3c"/>
          <w:sz w:val="20"/>
          <w:szCs w:val="20"/>
          <w:highlight w:val="white"/>
        </w:rPr>
      </w:pPr>
      <w:r w:rsidDel="00000000" w:rsidR="00000000" w:rsidRPr="00000000">
        <w:rPr>
          <w:b w:val="1"/>
          <w:color w:val="373a3c"/>
          <w:sz w:val="20"/>
          <w:szCs w:val="20"/>
          <w:highlight w:val="white"/>
          <w:rtl w:val="0"/>
        </w:rPr>
        <w:t xml:space="preserve">(</w:t>
      </w:r>
      <w:r w:rsidDel="00000000" w:rsidR="00000000" w:rsidRPr="00000000">
        <w:rPr>
          <w:b w:val="1"/>
          <w:color w:val="2f2f2f"/>
          <w:sz w:val="20"/>
          <w:szCs w:val="20"/>
          <w:highlight w:val="white"/>
          <w:rtl w:val="0"/>
        </w:rPr>
        <w:t xml:space="preserve">FIND</w:t>
      </w:r>
      <w:r w:rsidDel="00000000" w:rsidR="00000000" w:rsidRPr="00000000">
        <w:rPr>
          <w:b w:val="1"/>
          <w:color w:val="373a3c"/>
          <w:sz w:val="20"/>
          <w:szCs w:val="20"/>
          <w:highlight w:val="white"/>
          <w:rtl w:val="0"/>
        </w:rPr>
        <w:t xml:space="preserve">)</w:t>
      </w:r>
    </w:p>
    <w:p w:rsidR="00000000" w:rsidDel="00000000" w:rsidP="00000000" w:rsidRDefault="00000000" w:rsidRPr="00000000" w14:paraId="000000C7">
      <w:pPr>
        <w:rPr>
          <w:b w:val="1"/>
          <w:color w:val="373a3c"/>
          <w:sz w:val="20"/>
          <w:szCs w:val="20"/>
          <w:highlight w:val="white"/>
        </w:rPr>
      </w:pPr>
      <w:r w:rsidDel="00000000" w:rsidR="00000000" w:rsidRPr="00000000">
        <w:rPr>
          <w:rtl w:val="0"/>
        </w:rPr>
      </w:r>
    </w:p>
    <w:p w:rsidR="00000000" w:rsidDel="00000000" w:rsidP="00000000" w:rsidRDefault="00000000" w:rsidRPr="00000000" w14:paraId="000000C8">
      <w:pPr>
        <w:rPr>
          <w:color w:val="373a3c"/>
          <w:sz w:val="20"/>
          <w:szCs w:val="20"/>
          <w:highlight w:val="white"/>
        </w:rPr>
      </w:pPr>
      <w:r w:rsidDel="00000000" w:rsidR="00000000" w:rsidRPr="00000000">
        <w:rPr>
          <w:color w:val="373a3c"/>
          <w:sz w:val="20"/>
          <w:szCs w:val="20"/>
          <w:highlight w:val="white"/>
          <w:rtl w:val="0"/>
        </w:rPr>
        <w:t xml:space="preserve">8.1 </w:t>
      </w:r>
      <w:r w:rsidDel="00000000" w:rsidR="00000000" w:rsidRPr="00000000">
        <w:rPr>
          <w:color w:val="373a3c"/>
          <w:sz w:val="21"/>
          <w:szCs w:val="21"/>
          <w:highlight w:val="white"/>
          <w:rtl w:val="0"/>
        </w:rPr>
        <w:t xml:space="preserve">Change the calculation in D5 to retrieve the part description up to the first comma. Copy the formula down. What is the value of Check Digit 4?</w:t>
      </w:r>
      <w:r w:rsidDel="00000000" w:rsidR="00000000" w:rsidRPr="00000000">
        <w:rPr>
          <w:rtl w:val="0"/>
        </w:rPr>
      </w:r>
    </w:p>
    <w:p w:rsidR="00000000" w:rsidDel="00000000" w:rsidP="00000000" w:rsidRDefault="00000000" w:rsidRPr="00000000" w14:paraId="000000C9">
      <w:pPr>
        <w:rPr>
          <w:b w:val="1"/>
          <w:color w:val="373a3c"/>
          <w:sz w:val="20"/>
          <w:szCs w:val="20"/>
          <w:highlight w:val="white"/>
        </w:rPr>
      </w:pPr>
      <w:r w:rsidDel="00000000" w:rsidR="00000000" w:rsidRPr="00000000">
        <w:rPr>
          <w:b w:val="1"/>
          <w:color w:val="373a3c"/>
          <w:sz w:val="20"/>
          <w:szCs w:val="20"/>
          <w:highlight w:val="white"/>
          <w:rtl w:val="0"/>
        </w:rPr>
        <w:t xml:space="preserve">(3203)</w:t>
      </w:r>
    </w:p>
    <w:p w:rsidR="00000000" w:rsidDel="00000000" w:rsidP="00000000" w:rsidRDefault="00000000" w:rsidRPr="00000000" w14:paraId="000000CA">
      <w:pPr>
        <w:rPr>
          <w:b w:val="1"/>
          <w:color w:val="373a3c"/>
          <w:sz w:val="20"/>
          <w:szCs w:val="20"/>
          <w:highlight w:val="white"/>
        </w:rPr>
      </w:pPr>
      <w:r w:rsidDel="00000000" w:rsidR="00000000" w:rsidRPr="00000000">
        <w:rPr>
          <w:rtl w:val="0"/>
        </w:rPr>
      </w:r>
    </w:p>
    <w:p w:rsidR="00000000" w:rsidDel="00000000" w:rsidP="00000000" w:rsidRDefault="00000000" w:rsidRPr="00000000" w14:paraId="000000CB">
      <w:pPr>
        <w:rPr>
          <w:color w:val="373a3c"/>
          <w:sz w:val="20"/>
          <w:szCs w:val="20"/>
          <w:highlight w:val="white"/>
        </w:rPr>
      </w:pPr>
      <w:r w:rsidDel="00000000" w:rsidR="00000000" w:rsidRPr="00000000">
        <w:rPr>
          <w:color w:val="373a3c"/>
          <w:sz w:val="20"/>
          <w:szCs w:val="20"/>
          <w:highlight w:val="white"/>
          <w:rtl w:val="0"/>
        </w:rPr>
        <w:t xml:space="preserve">9.1 </w:t>
      </w:r>
      <w:r w:rsidDel="00000000" w:rsidR="00000000" w:rsidRPr="00000000">
        <w:rPr>
          <w:color w:val="373a3c"/>
          <w:sz w:val="21"/>
          <w:szCs w:val="21"/>
          <w:highlight w:val="white"/>
          <w:rtl w:val="0"/>
        </w:rPr>
        <w:t xml:space="preserve">The Distributor Address is in the format: "Street Address, Postcode, State". In E5 enter a calculation that will retrieve just the post code from the Distributor Address. Which of the following combination of functions could you use to achieve this?</w:t>
      </w:r>
      <w:r w:rsidDel="00000000" w:rsidR="00000000" w:rsidRPr="00000000">
        <w:rPr>
          <w:rtl w:val="0"/>
        </w:rPr>
      </w:r>
    </w:p>
    <w:p w:rsidR="00000000" w:rsidDel="00000000" w:rsidP="00000000" w:rsidRDefault="00000000" w:rsidRPr="00000000" w14:paraId="000000CC">
      <w:pPr>
        <w:rPr>
          <w:b w:val="1"/>
          <w:color w:val="373a3c"/>
          <w:sz w:val="20"/>
          <w:szCs w:val="20"/>
          <w:highlight w:val="white"/>
        </w:rPr>
      </w:pPr>
      <w:r w:rsidDel="00000000" w:rsidR="00000000" w:rsidRPr="00000000">
        <w:rPr>
          <w:b w:val="1"/>
          <w:color w:val="373a3c"/>
          <w:sz w:val="20"/>
          <w:szCs w:val="20"/>
          <w:highlight w:val="white"/>
          <w:rtl w:val="0"/>
        </w:rPr>
        <w:t xml:space="preserve">(</w:t>
      </w:r>
      <w:r w:rsidDel="00000000" w:rsidR="00000000" w:rsidRPr="00000000">
        <w:rPr>
          <w:b w:val="1"/>
          <w:color w:val="373a3c"/>
          <w:sz w:val="21"/>
          <w:szCs w:val="21"/>
          <w:shd w:fill="f9f9f9" w:val="clear"/>
          <w:rtl w:val="0"/>
        </w:rPr>
        <w:t xml:space="preserve">MID и FIND</w:t>
      </w:r>
      <w:r w:rsidDel="00000000" w:rsidR="00000000" w:rsidRPr="00000000">
        <w:rPr>
          <w:b w:val="1"/>
          <w:color w:val="373a3c"/>
          <w:sz w:val="20"/>
          <w:szCs w:val="20"/>
          <w:highlight w:val="white"/>
          <w:rtl w:val="0"/>
        </w:rPr>
        <w:t xml:space="preserve">)</w:t>
      </w:r>
    </w:p>
    <w:p w:rsidR="00000000" w:rsidDel="00000000" w:rsidP="00000000" w:rsidRDefault="00000000" w:rsidRPr="00000000" w14:paraId="000000CD">
      <w:pPr>
        <w:rPr>
          <w:b w:val="1"/>
          <w:color w:val="373a3c"/>
          <w:sz w:val="20"/>
          <w:szCs w:val="20"/>
          <w:highlight w:val="white"/>
        </w:rPr>
      </w:pPr>
      <w:r w:rsidDel="00000000" w:rsidR="00000000" w:rsidRPr="00000000">
        <w:rPr>
          <w:rtl w:val="0"/>
        </w:rPr>
      </w:r>
    </w:p>
    <w:p w:rsidR="00000000" w:rsidDel="00000000" w:rsidP="00000000" w:rsidRDefault="00000000" w:rsidRPr="00000000" w14:paraId="000000CE">
      <w:pPr>
        <w:rPr>
          <w:color w:val="373a3c"/>
          <w:sz w:val="20"/>
          <w:szCs w:val="20"/>
          <w:highlight w:val="white"/>
        </w:rPr>
      </w:pPr>
      <w:r w:rsidDel="00000000" w:rsidR="00000000" w:rsidRPr="00000000">
        <w:rPr>
          <w:color w:val="373a3c"/>
          <w:sz w:val="20"/>
          <w:szCs w:val="20"/>
          <w:highlight w:val="white"/>
          <w:rtl w:val="0"/>
        </w:rPr>
        <w:t xml:space="preserve">10.1 </w:t>
      </w:r>
      <w:r w:rsidDel="00000000" w:rsidR="00000000" w:rsidRPr="00000000">
        <w:rPr>
          <w:color w:val="373a3c"/>
          <w:sz w:val="21"/>
          <w:szCs w:val="21"/>
          <w:highlight w:val="white"/>
          <w:rtl w:val="0"/>
        </w:rPr>
        <w:t xml:space="preserve">Change the calculation in E5 to also include the State before the postcode, e.g. NSW2007. Copy the formula down. What is the value of Check Digit 5?</w:t>
      </w:r>
      <w:r w:rsidDel="00000000" w:rsidR="00000000" w:rsidRPr="00000000">
        <w:rPr>
          <w:rtl w:val="0"/>
        </w:rPr>
      </w:r>
    </w:p>
    <w:p w:rsidR="00000000" w:rsidDel="00000000" w:rsidP="00000000" w:rsidRDefault="00000000" w:rsidRPr="00000000" w14:paraId="000000CF">
      <w:pPr>
        <w:rPr>
          <w:b w:val="1"/>
          <w:color w:val="373a3c"/>
          <w:sz w:val="20"/>
          <w:szCs w:val="20"/>
          <w:highlight w:val="white"/>
        </w:rPr>
      </w:pPr>
      <w:r w:rsidDel="00000000" w:rsidR="00000000" w:rsidRPr="00000000">
        <w:rPr>
          <w:b w:val="1"/>
          <w:color w:val="373a3c"/>
          <w:sz w:val="20"/>
          <w:szCs w:val="20"/>
          <w:highlight w:val="white"/>
          <w:rtl w:val="0"/>
        </w:rPr>
        <w:t xml:space="preserve">()</w:t>
      </w:r>
    </w:p>
    <w:p w:rsidR="00000000" w:rsidDel="00000000" w:rsidP="00000000" w:rsidRDefault="00000000" w:rsidRPr="00000000" w14:paraId="000000D0">
      <w:pPr>
        <w:spacing w:after="300" w:line="342.85714285714283" w:lineRule="auto"/>
        <w:ind w:left="0" w:firstLine="0"/>
        <w:rPr>
          <w:color w:val="373a3c"/>
          <w:sz w:val="21"/>
          <w:szCs w:val="21"/>
          <w:highlight w:val="white"/>
        </w:rPr>
      </w:pPr>
      <w:r w:rsidDel="00000000" w:rsidR="00000000" w:rsidRPr="00000000">
        <w:rPr>
          <w:rtl w:val="0"/>
        </w:rPr>
      </w:r>
    </w:p>
    <w:p w:rsidR="00000000" w:rsidDel="00000000" w:rsidP="00000000" w:rsidRDefault="00000000" w:rsidRPr="00000000" w14:paraId="000000D1">
      <w:pPr>
        <w:spacing w:after="300" w:line="342.85714285714283" w:lineRule="auto"/>
        <w:ind w:left="0" w:firstLine="0"/>
        <w:rPr>
          <w:b w:val="1"/>
          <w:color w:val="373a3c"/>
          <w:sz w:val="21"/>
          <w:szCs w:val="21"/>
          <w:highlight w:val="white"/>
        </w:rPr>
      </w:pPr>
      <w:r w:rsidDel="00000000" w:rsidR="00000000" w:rsidRPr="00000000">
        <w:rPr>
          <w:b w:val="1"/>
          <w:color w:val="373a3c"/>
          <w:sz w:val="21"/>
          <w:szCs w:val="21"/>
          <w:highlight w:val="white"/>
          <w:rtl w:val="0"/>
        </w:rPr>
        <w:t xml:space="preserve">Тест 3 Named Ranges</w:t>
      </w:r>
    </w:p>
    <w:p w:rsidR="00000000" w:rsidDel="00000000" w:rsidP="00000000" w:rsidRDefault="00000000" w:rsidRPr="00000000" w14:paraId="000000D2">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1.1 A travel expenses template has been compiled for your company to make it easier for staff to record their expenses when travelling to branches in other countries. It has recently been updated and the named ranges have been damaged in the process so most of the formulas are returning an error. You need to correct the named ranges to fix the problem.</w:t>
      </w:r>
    </w:p>
    <w:p w:rsidR="00000000" w:rsidDel="00000000" w:rsidP="00000000" w:rsidRDefault="00000000" w:rsidRPr="00000000" w14:paraId="000000D3">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Have a look at the Travel Expense worksheet. Note there are quite a few errors. Start by addressing the problem of the missing exchange rates by naming the ranges. Go to the Currency Ratesworksheet and use Create from Selection to name all the rates (A4:B12) using the labels in column A.</w:t>
      </w:r>
    </w:p>
    <w:p w:rsidR="00000000" w:rsidDel="00000000" w:rsidP="00000000" w:rsidRDefault="00000000" w:rsidRPr="00000000" w14:paraId="000000D4">
      <w:pPr>
        <w:shd w:fill="ffffff" w:val="clear"/>
        <w:spacing w:after="300"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What value is now showing for the Other Expenses in K6?</w:t>
        <w:br w:type="textWrapping"/>
      </w:r>
      <w:r w:rsidDel="00000000" w:rsidR="00000000" w:rsidRPr="00000000">
        <w:rPr>
          <w:b w:val="1"/>
          <w:color w:val="373a3c"/>
          <w:sz w:val="21"/>
          <w:szCs w:val="21"/>
          <w:highlight w:val="white"/>
          <w:rtl w:val="0"/>
        </w:rPr>
        <w:t xml:space="preserve">(15.76)</w:t>
      </w:r>
    </w:p>
    <w:p w:rsidR="00000000" w:rsidDel="00000000" w:rsidP="00000000" w:rsidRDefault="00000000" w:rsidRPr="00000000" w14:paraId="000000D5">
      <w:pPr>
        <w:rPr>
          <w:color w:val="373a3c"/>
          <w:sz w:val="21"/>
          <w:szCs w:val="21"/>
          <w:highlight w:val="white"/>
        </w:rPr>
      </w:pPr>
      <w:r w:rsidDel="00000000" w:rsidR="00000000" w:rsidRPr="00000000">
        <w:rPr>
          <w:color w:val="373a3c"/>
          <w:sz w:val="20"/>
          <w:szCs w:val="20"/>
          <w:highlight w:val="white"/>
          <w:rtl w:val="0"/>
        </w:rPr>
        <w:t xml:space="preserve">2.1 </w:t>
      </w:r>
      <w:r w:rsidDel="00000000" w:rsidR="00000000" w:rsidRPr="00000000">
        <w:rPr>
          <w:color w:val="373a3c"/>
          <w:sz w:val="21"/>
          <w:szCs w:val="21"/>
          <w:highlight w:val="white"/>
          <w:rtl w:val="0"/>
        </w:rPr>
        <w:t xml:space="preserve">While the calculation of Other Expenses is looking better it is still not correct. Open the Name Manager. There is a range called Coffee that is no longer used, so delete it. Now have a look at Ex_Rate, it only goes to row 14, which explains the incorrect calculation. Edit it to go from L11:L21. Click OK and close the Name Manager.</w:t>
      </w:r>
    </w:p>
    <w:p w:rsidR="00000000" w:rsidDel="00000000" w:rsidP="00000000" w:rsidRDefault="00000000" w:rsidRPr="00000000" w14:paraId="000000D6">
      <w:pPr>
        <w:shd w:fill="ffffff" w:val="clea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What is the corrected value for Other Expenses in K6?</w:t>
        <w:br w:type="textWrapping"/>
      </w:r>
      <w:r w:rsidDel="00000000" w:rsidR="00000000" w:rsidRPr="00000000">
        <w:rPr>
          <w:b w:val="1"/>
          <w:color w:val="373a3c"/>
          <w:sz w:val="20"/>
          <w:szCs w:val="20"/>
          <w:highlight w:val="white"/>
          <w:rtl w:val="0"/>
        </w:rPr>
        <w:t xml:space="preserve">(27.49)</w:t>
      </w:r>
    </w:p>
    <w:p w:rsidR="00000000" w:rsidDel="00000000" w:rsidP="00000000" w:rsidRDefault="00000000" w:rsidRPr="00000000" w14:paraId="000000D7">
      <w:pPr>
        <w:rPr>
          <w:b w:val="1"/>
          <w:color w:val="373a3c"/>
          <w:sz w:val="20"/>
          <w:szCs w:val="20"/>
          <w:highlight w:val="white"/>
        </w:rPr>
      </w:pPr>
      <w:r w:rsidDel="00000000" w:rsidR="00000000" w:rsidRPr="00000000">
        <w:rPr>
          <w:rtl w:val="0"/>
        </w:rPr>
      </w:r>
    </w:p>
    <w:p w:rsidR="00000000" w:rsidDel="00000000" w:rsidP="00000000" w:rsidRDefault="00000000" w:rsidRPr="00000000" w14:paraId="000000D8">
      <w:pPr>
        <w:rPr>
          <w:color w:val="373a3c"/>
          <w:sz w:val="21"/>
          <w:szCs w:val="21"/>
          <w:highlight w:val="white"/>
        </w:rPr>
      </w:pPr>
      <w:r w:rsidDel="00000000" w:rsidR="00000000" w:rsidRPr="00000000">
        <w:rPr>
          <w:color w:val="373a3c"/>
          <w:sz w:val="20"/>
          <w:szCs w:val="20"/>
          <w:highlight w:val="white"/>
          <w:rtl w:val="0"/>
        </w:rPr>
        <w:t xml:space="preserve">3.1 </w:t>
      </w:r>
      <w:r w:rsidDel="00000000" w:rsidR="00000000" w:rsidRPr="00000000">
        <w:rPr>
          <w:color w:val="373a3c"/>
          <w:sz w:val="21"/>
          <w:szCs w:val="21"/>
          <w:highlight w:val="white"/>
          <w:rtl w:val="0"/>
        </w:rPr>
        <w:t xml:space="preserve">Let's fix Travel Costs next. Open the Name Manager, there is a named range called Travel_Costs, but this is the wrong name, change it to TravelCosts and click OK and close the Name Manager.</w:t>
      </w:r>
    </w:p>
    <w:p w:rsidR="00000000" w:rsidDel="00000000" w:rsidP="00000000" w:rsidRDefault="00000000" w:rsidRPr="00000000" w14:paraId="000000D9">
      <w:pPr>
        <w:shd w:fill="ffffff" w:val="clea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What is the corrected value for Transportation Expense in K3?</w:t>
        <w:br w:type="textWrapping"/>
      </w:r>
      <w:r w:rsidDel="00000000" w:rsidR="00000000" w:rsidRPr="00000000">
        <w:rPr>
          <w:b w:val="1"/>
          <w:color w:val="373a3c"/>
          <w:sz w:val="20"/>
          <w:szCs w:val="20"/>
          <w:highlight w:val="white"/>
          <w:rtl w:val="0"/>
        </w:rPr>
        <w:t xml:space="preserve">(495.27)</w:t>
      </w:r>
    </w:p>
    <w:p w:rsidR="00000000" w:rsidDel="00000000" w:rsidP="00000000" w:rsidRDefault="00000000" w:rsidRPr="00000000" w14:paraId="000000DA">
      <w:pPr>
        <w:rPr>
          <w:color w:val="373a3c"/>
          <w:sz w:val="21"/>
          <w:szCs w:val="21"/>
          <w:highlight w:val="white"/>
        </w:rPr>
      </w:pPr>
      <w:r w:rsidDel="00000000" w:rsidR="00000000" w:rsidRPr="00000000">
        <w:rPr>
          <w:color w:val="373a3c"/>
          <w:sz w:val="20"/>
          <w:szCs w:val="20"/>
          <w:highlight w:val="white"/>
          <w:rtl w:val="0"/>
        </w:rPr>
        <w:t xml:space="preserve">4.1 </w:t>
      </w:r>
      <w:r w:rsidDel="00000000" w:rsidR="00000000" w:rsidRPr="00000000">
        <w:rPr>
          <w:color w:val="373a3c"/>
          <w:sz w:val="21"/>
          <w:szCs w:val="21"/>
          <w:highlight w:val="white"/>
          <w:rtl w:val="0"/>
        </w:rPr>
        <w:t xml:space="preserve">Next, Lodging Costs. Use any method you think suitable to give the name Lodging_Costs to range F11:F21. What is the corrected value for Lodging Expense in K4?</w:t>
      </w:r>
    </w:p>
    <w:p w:rsidR="00000000" w:rsidDel="00000000" w:rsidP="00000000" w:rsidRDefault="00000000" w:rsidRPr="00000000" w14:paraId="000000DB">
      <w:pPr>
        <w:rPr>
          <w:b w:val="1"/>
          <w:color w:val="373a3c"/>
          <w:sz w:val="20"/>
          <w:szCs w:val="20"/>
          <w:highlight w:val="white"/>
        </w:rPr>
      </w:pPr>
      <w:r w:rsidDel="00000000" w:rsidR="00000000" w:rsidRPr="00000000">
        <w:rPr>
          <w:b w:val="1"/>
          <w:color w:val="373a3c"/>
          <w:sz w:val="20"/>
          <w:szCs w:val="20"/>
          <w:highlight w:val="white"/>
          <w:rtl w:val="0"/>
        </w:rPr>
        <w:t xml:space="preserve">(2546.41)</w:t>
      </w:r>
    </w:p>
    <w:p w:rsidR="00000000" w:rsidDel="00000000" w:rsidP="00000000" w:rsidRDefault="00000000" w:rsidRPr="00000000" w14:paraId="000000DC">
      <w:pPr>
        <w:rPr>
          <w:b w:val="1"/>
          <w:color w:val="373a3c"/>
          <w:sz w:val="20"/>
          <w:szCs w:val="20"/>
          <w:highlight w:val="white"/>
        </w:rPr>
      </w:pPr>
      <w:r w:rsidDel="00000000" w:rsidR="00000000" w:rsidRPr="00000000">
        <w:rPr>
          <w:rtl w:val="0"/>
        </w:rPr>
      </w:r>
    </w:p>
    <w:p w:rsidR="00000000" w:rsidDel="00000000" w:rsidP="00000000" w:rsidRDefault="00000000" w:rsidRPr="00000000" w14:paraId="000000DD">
      <w:pPr>
        <w:rPr>
          <w:color w:val="373a3c"/>
          <w:sz w:val="20"/>
          <w:szCs w:val="20"/>
          <w:highlight w:val="white"/>
        </w:rPr>
      </w:pPr>
      <w:r w:rsidDel="00000000" w:rsidR="00000000" w:rsidRPr="00000000">
        <w:rPr>
          <w:color w:val="373a3c"/>
          <w:sz w:val="20"/>
          <w:szCs w:val="20"/>
          <w:highlight w:val="white"/>
          <w:rtl w:val="0"/>
        </w:rPr>
        <w:t xml:space="preserve">5.1 </w:t>
      </w:r>
      <w:r w:rsidDel="00000000" w:rsidR="00000000" w:rsidRPr="00000000">
        <w:rPr>
          <w:color w:val="373a3c"/>
          <w:sz w:val="21"/>
          <w:szCs w:val="21"/>
          <w:highlight w:val="white"/>
          <w:rtl w:val="0"/>
        </w:rPr>
        <w:t xml:space="preserve">And now to fix meals, let's be efficient and use Create from Selection to name all three ranges simultaneously. Select G10:I21 and click Create from Selection. What is the corrected value for Meal Expense in K5?</w:t>
      </w:r>
      <w:r w:rsidDel="00000000" w:rsidR="00000000" w:rsidRPr="00000000">
        <w:rPr>
          <w:rtl w:val="0"/>
        </w:rPr>
      </w:r>
    </w:p>
    <w:p w:rsidR="00000000" w:rsidDel="00000000" w:rsidP="00000000" w:rsidRDefault="00000000" w:rsidRPr="00000000" w14:paraId="000000DE">
      <w:pPr>
        <w:rPr>
          <w:b w:val="1"/>
          <w:color w:val="373a3c"/>
          <w:sz w:val="20"/>
          <w:szCs w:val="20"/>
          <w:highlight w:val="white"/>
        </w:rPr>
      </w:pPr>
      <w:r w:rsidDel="00000000" w:rsidR="00000000" w:rsidRPr="00000000">
        <w:rPr>
          <w:b w:val="1"/>
          <w:color w:val="373a3c"/>
          <w:sz w:val="20"/>
          <w:szCs w:val="20"/>
          <w:highlight w:val="white"/>
          <w:rtl w:val="0"/>
        </w:rPr>
        <w:t xml:space="preserve">(1279.42)</w:t>
      </w:r>
    </w:p>
    <w:p w:rsidR="00000000" w:rsidDel="00000000" w:rsidP="00000000" w:rsidRDefault="00000000" w:rsidRPr="00000000" w14:paraId="000000DF">
      <w:pPr>
        <w:rPr>
          <w:b w:val="1"/>
          <w:color w:val="373a3c"/>
          <w:sz w:val="20"/>
          <w:szCs w:val="20"/>
          <w:highlight w:val="white"/>
        </w:rPr>
      </w:pPr>
      <w:r w:rsidDel="00000000" w:rsidR="00000000" w:rsidRPr="00000000">
        <w:rPr>
          <w:rtl w:val="0"/>
        </w:rPr>
      </w:r>
    </w:p>
    <w:p w:rsidR="00000000" w:rsidDel="00000000" w:rsidP="00000000" w:rsidRDefault="00000000" w:rsidRPr="00000000" w14:paraId="000000E0">
      <w:pPr>
        <w:rPr>
          <w:color w:val="373a3c"/>
          <w:sz w:val="21"/>
          <w:szCs w:val="21"/>
          <w:highlight w:val="white"/>
        </w:rPr>
      </w:pPr>
      <w:r w:rsidDel="00000000" w:rsidR="00000000" w:rsidRPr="00000000">
        <w:rPr>
          <w:color w:val="373a3c"/>
          <w:sz w:val="20"/>
          <w:szCs w:val="20"/>
          <w:highlight w:val="white"/>
          <w:rtl w:val="0"/>
        </w:rPr>
        <w:t xml:space="preserve">6.1 </w:t>
      </w:r>
      <w:r w:rsidDel="00000000" w:rsidR="00000000" w:rsidRPr="00000000">
        <w:rPr>
          <w:color w:val="373a3c"/>
          <w:sz w:val="21"/>
          <w:szCs w:val="21"/>
          <w:highlight w:val="white"/>
          <w:rtl w:val="0"/>
        </w:rPr>
        <w:t xml:space="preserve">Our Travel Expense worksheet is now looking good, but we would also like to complete a breakdown of expenses by region. Start by adding the following named ranges:</w:t>
      </w:r>
    </w:p>
    <w:p w:rsidR="00000000" w:rsidDel="00000000" w:rsidP="00000000" w:rsidRDefault="00000000" w:rsidRPr="00000000" w14:paraId="000000E1">
      <w:pPr>
        <w:numPr>
          <w:ilvl w:val="0"/>
          <w:numId w:val="1"/>
        </w:numPr>
        <w:spacing w:after="0" w:afterAutospacing="0" w:lineRule="auto"/>
        <w:ind w:left="840" w:hanging="360"/>
        <w:rPr>
          <w:highlight w:val="white"/>
        </w:rPr>
      </w:pPr>
      <w:r w:rsidDel="00000000" w:rsidR="00000000" w:rsidRPr="00000000">
        <w:rPr>
          <w:color w:val="373a3c"/>
          <w:sz w:val="21"/>
          <w:szCs w:val="21"/>
          <w:highlight w:val="white"/>
          <w:rtl w:val="0"/>
        </w:rPr>
        <w:t xml:space="preserve">E11:J14- London</w:t>
      </w:r>
    </w:p>
    <w:p w:rsidR="00000000" w:rsidDel="00000000" w:rsidP="00000000" w:rsidRDefault="00000000" w:rsidRPr="00000000" w14:paraId="000000E2">
      <w:pPr>
        <w:numPr>
          <w:ilvl w:val="0"/>
          <w:numId w:val="1"/>
        </w:numPr>
        <w:spacing w:after="0" w:afterAutospacing="0" w:lineRule="auto"/>
        <w:ind w:left="840" w:hanging="360"/>
        <w:rPr>
          <w:highlight w:val="white"/>
        </w:rPr>
      </w:pPr>
      <w:r w:rsidDel="00000000" w:rsidR="00000000" w:rsidRPr="00000000">
        <w:rPr>
          <w:color w:val="373a3c"/>
          <w:sz w:val="21"/>
          <w:szCs w:val="21"/>
          <w:highlight w:val="white"/>
          <w:rtl w:val="0"/>
        </w:rPr>
        <w:t xml:space="preserve">E15:J18- Paris</w:t>
      </w:r>
    </w:p>
    <w:p w:rsidR="00000000" w:rsidDel="00000000" w:rsidP="00000000" w:rsidRDefault="00000000" w:rsidRPr="00000000" w14:paraId="000000E3">
      <w:pPr>
        <w:numPr>
          <w:ilvl w:val="0"/>
          <w:numId w:val="1"/>
        </w:numPr>
        <w:spacing w:after="460" w:lineRule="auto"/>
        <w:ind w:left="840" w:hanging="360"/>
        <w:rPr>
          <w:highlight w:val="white"/>
        </w:rPr>
      </w:pPr>
      <w:r w:rsidDel="00000000" w:rsidR="00000000" w:rsidRPr="00000000">
        <w:rPr>
          <w:color w:val="373a3c"/>
          <w:sz w:val="21"/>
          <w:szCs w:val="21"/>
          <w:highlight w:val="white"/>
          <w:rtl w:val="0"/>
        </w:rPr>
        <w:t xml:space="preserve">E19:J21- Mumbai</w:t>
      </w:r>
    </w:p>
    <w:p w:rsidR="00000000" w:rsidDel="00000000" w:rsidP="00000000" w:rsidRDefault="00000000" w:rsidRPr="00000000" w14:paraId="000000E4">
      <w:pPr>
        <w:shd w:fill="ffffff" w:val="clea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Now go to the Summary By Region worksheet and observe the calculated values for London. What was the total amount spent in London in Pounds (C4)?</w:t>
        <w:br w:type="textWrapping"/>
      </w:r>
      <w:r w:rsidDel="00000000" w:rsidR="00000000" w:rsidRPr="00000000">
        <w:rPr>
          <w:b w:val="1"/>
          <w:color w:val="373a3c"/>
          <w:sz w:val="20"/>
          <w:szCs w:val="20"/>
          <w:highlight w:val="white"/>
          <w:rtl w:val="0"/>
        </w:rPr>
        <w:t xml:space="preserve">(1728.56)</w:t>
      </w:r>
    </w:p>
    <w:p w:rsidR="00000000" w:rsidDel="00000000" w:rsidP="00000000" w:rsidRDefault="00000000" w:rsidRPr="00000000" w14:paraId="000000E5">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6.2 Our Travel Expense worksheet is now looking good, but we would also like to complete a breakdown of expenses by region. Start by adding the following named ranges:</w:t>
      </w:r>
    </w:p>
    <w:p w:rsidR="00000000" w:rsidDel="00000000" w:rsidP="00000000" w:rsidRDefault="00000000" w:rsidRPr="00000000" w14:paraId="000000E6">
      <w:pPr>
        <w:numPr>
          <w:ilvl w:val="0"/>
          <w:numId w:val="2"/>
        </w:numPr>
        <w:spacing w:after="0" w:afterAutospacing="0" w:lineRule="auto"/>
        <w:ind w:left="840" w:hanging="360"/>
        <w:rPr>
          <w:highlight w:val="white"/>
        </w:rPr>
      </w:pPr>
      <w:r w:rsidDel="00000000" w:rsidR="00000000" w:rsidRPr="00000000">
        <w:rPr>
          <w:color w:val="373a3c"/>
          <w:sz w:val="21"/>
          <w:szCs w:val="21"/>
          <w:highlight w:val="white"/>
          <w:rtl w:val="0"/>
        </w:rPr>
        <w:t xml:space="preserve">E11:J14- London</w:t>
      </w:r>
    </w:p>
    <w:p w:rsidR="00000000" w:rsidDel="00000000" w:rsidP="00000000" w:rsidRDefault="00000000" w:rsidRPr="00000000" w14:paraId="000000E7">
      <w:pPr>
        <w:numPr>
          <w:ilvl w:val="0"/>
          <w:numId w:val="2"/>
        </w:numPr>
        <w:spacing w:after="0" w:afterAutospacing="0" w:lineRule="auto"/>
        <w:ind w:left="840" w:hanging="360"/>
        <w:rPr>
          <w:highlight w:val="white"/>
        </w:rPr>
      </w:pPr>
      <w:r w:rsidDel="00000000" w:rsidR="00000000" w:rsidRPr="00000000">
        <w:rPr>
          <w:color w:val="373a3c"/>
          <w:sz w:val="21"/>
          <w:szCs w:val="21"/>
          <w:highlight w:val="white"/>
          <w:rtl w:val="0"/>
        </w:rPr>
        <w:t xml:space="preserve">E15:J18- Paris</w:t>
      </w:r>
    </w:p>
    <w:p w:rsidR="00000000" w:rsidDel="00000000" w:rsidP="00000000" w:rsidRDefault="00000000" w:rsidRPr="00000000" w14:paraId="000000E8">
      <w:pPr>
        <w:numPr>
          <w:ilvl w:val="0"/>
          <w:numId w:val="2"/>
        </w:numPr>
        <w:spacing w:after="460" w:lineRule="auto"/>
        <w:ind w:left="840" w:hanging="360"/>
        <w:rPr>
          <w:highlight w:val="white"/>
        </w:rPr>
      </w:pPr>
      <w:r w:rsidDel="00000000" w:rsidR="00000000" w:rsidRPr="00000000">
        <w:rPr>
          <w:color w:val="373a3c"/>
          <w:sz w:val="21"/>
          <w:szCs w:val="21"/>
          <w:highlight w:val="white"/>
          <w:rtl w:val="0"/>
        </w:rPr>
        <w:t xml:space="preserve">E19:J21- Mumbai</w:t>
      </w:r>
    </w:p>
    <w:p w:rsidR="00000000" w:rsidDel="00000000" w:rsidP="00000000" w:rsidRDefault="00000000" w:rsidRPr="00000000" w14:paraId="000000E9">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Now go to the Summary By Region worksheet and observe the calculated values for London. What was the total amount spent in London in USD (D4)?</w:t>
      </w:r>
    </w:p>
    <w:p w:rsidR="00000000" w:rsidDel="00000000" w:rsidP="00000000" w:rsidRDefault="00000000" w:rsidRPr="00000000" w14:paraId="000000EA">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NO(1904.91)</w:t>
      </w:r>
    </w:p>
    <w:p w:rsidR="00000000" w:rsidDel="00000000" w:rsidP="00000000" w:rsidRDefault="00000000" w:rsidRPr="00000000" w14:paraId="000000EB">
      <w:pPr>
        <w:rPr>
          <w:color w:val="373a3c"/>
          <w:sz w:val="21"/>
          <w:szCs w:val="21"/>
          <w:highlight w:val="white"/>
        </w:rPr>
      </w:pPr>
      <w:r w:rsidDel="00000000" w:rsidR="00000000" w:rsidRPr="00000000">
        <w:rPr>
          <w:color w:val="373a3c"/>
          <w:sz w:val="20"/>
          <w:szCs w:val="20"/>
          <w:highlight w:val="white"/>
          <w:rtl w:val="0"/>
        </w:rPr>
        <w:t xml:space="preserve">7.1 </w:t>
      </w:r>
      <w:r w:rsidDel="00000000" w:rsidR="00000000" w:rsidRPr="00000000">
        <w:rPr>
          <w:color w:val="373a3c"/>
          <w:sz w:val="21"/>
          <w:szCs w:val="21"/>
          <w:highlight w:val="white"/>
          <w:rtl w:val="0"/>
        </w:rPr>
        <w:t xml:space="preserve">Enter a formula in C5 to add up the total amount spent in Paris (use the named range you have just created). Then do the same in C6 for Mumbai.</w:t>
      </w:r>
    </w:p>
    <w:p w:rsidR="00000000" w:rsidDel="00000000" w:rsidP="00000000" w:rsidRDefault="00000000" w:rsidRPr="00000000" w14:paraId="000000EC">
      <w:pPr>
        <w:shd w:fill="ffffff" w:val="clea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What was the total amount spent in Mumbai in Rupees (C6)?</w:t>
        <w:br w:type="textWrapping"/>
      </w:r>
      <w:r w:rsidDel="00000000" w:rsidR="00000000" w:rsidRPr="00000000">
        <w:rPr>
          <w:b w:val="1"/>
          <w:color w:val="373a3c"/>
          <w:sz w:val="20"/>
          <w:szCs w:val="20"/>
          <w:highlight w:val="white"/>
          <w:rtl w:val="0"/>
        </w:rPr>
        <w:t xml:space="preserve">(24190.02)</w:t>
      </w:r>
    </w:p>
    <w:p w:rsidR="00000000" w:rsidDel="00000000" w:rsidP="00000000" w:rsidRDefault="00000000" w:rsidRPr="00000000" w14:paraId="000000ED">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7.2 Enter a formula in C5 to add up the total amount spent in Paris (use the named range you have just created). Then do the same in C6 for Mumbai.</w:t>
      </w:r>
    </w:p>
    <w:p w:rsidR="00000000" w:rsidDel="00000000" w:rsidP="00000000" w:rsidRDefault="00000000" w:rsidRPr="00000000" w14:paraId="000000EE">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What was the total amount spent in Paris in Euros (C5)?</w:t>
      </w:r>
    </w:p>
    <w:p w:rsidR="00000000" w:rsidDel="00000000" w:rsidP="00000000" w:rsidRDefault="00000000" w:rsidRPr="00000000" w14:paraId="000000EF">
      <w:pPr>
        <w:shd w:fill="ffffff" w:val="clea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(1450.43)</w:t>
      </w:r>
    </w:p>
    <w:p w:rsidR="00000000" w:rsidDel="00000000" w:rsidP="00000000" w:rsidRDefault="00000000" w:rsidRPr="00000000" w14:paraId="000000F0">
      <w:pPr>
        <w:shd w:fill="ffffff" w:val="clear"/>
        <w:spacing w:after="30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0F1">
      <w:pPr>
        <w:shd w:fill="ffffff" w:val="clear"/>
        <w:spacing w:after="300" w:line="342.85714285714283" w:lineRule="auto"/>
        <w:rPr>
          <w:b w:val="1"/>
          <w:color w:val="373a3c"/>
          <w:sz w:val="20"/>
          <w:szCs w:val="20"/>
          <w:highlight w:val="white"/>
        </w:rPr>
      </w:pPr>
      <w:r w:rsidDel="00000000" w:rsidR="00000000" w:rsidRPr="00000000">
        <w:rPr>
          <w:rtl w:val="0"/>
        </w:rPr>
      </w:r>
    </w:p>
    <w:p w:rsidR="00000000" w:rsidDel="00000000" w:rsidP="00000000" w:rsidRDefault="00000000" w:rsidRPr="00000000" w14:paraId="000000F2">
      <w:pPr>
        <w:rPr>
          <w:b w:val="1"/>
          <w:color w:val="373a3c"/>
          <w:sz w:val="20"/>
          <w:szCs w:val="20"/>
          <w:highlight w:val="white"/>
        </w:rPr>
      </w:pPr>
      <w:r w:rsidDel="00000000" w:rsidR="00000000" w:rsidRPr="00000000">
        <w:rPr>
          <w:rtl w:val="0"/>
        </w:rPr>
      </w:r>
    </w:p>
    <w:p w:rsidR="00000000" w:rsidDel="00000000" w:rsidP="00000000" w:rsidRDefault="00000000" w:rsidRPr="00000000" w14:paraId="000000F3">
      <w:pPr>
        <w:rPr>
          <w:color w:val="373a3c"/>
          <w:sz w:val="21"/>
          <w:szCs w:val="21"/>
          <w:highlight w:val="white"/>
        </w:rPr>
      </w:pPr>
      <w:r w:rsidDel="00000000" w:rsidR="00000000" w:rsidRPr="00000000">
        <w:rPr>
          <w:color w:val="373a3c"/>
          <w:sz w:val="20"/>
          <w:szCs w:val="20"/>
          <w:highlight w:val="white"/>
          <w:rtl w:val="0"/>
        </w:rPr>
        <w:t xml:space="preserve">8.1 </w:t>
      </w:r>
      <w:r w:rsidDel="00000000" w:rsidR="00000000" w:rsidRPr="00000000">
        <w:rPr>
          <w:color w:val="373a3c"/>
          <w:sz w:val="21"/>
          <w:szCs w:val="21"/>
          <w:highlight w:val="white"/>
          <w:rtl w:val="0"/>
        </w:rPr>
        <w:t xml:space="preserve">In D5 create a calculation to convert Euros to Dollars by multiplying the Euros spent (C5) by the exchange rate for Euro (which is named EUR). Perform a similar calculation to convert the Indian Rupees to Dollars.</w:t>
      </w:r>
    </w:p>
    <w:p w:rsidR="00000000" w:rsidDel="00000000" w:rsidP="00000000" w:rsidRDefault="00000000" w:rsidRPr="00000000" w14:paraId="000000F4">
      <w:pPr>
        <w:shd w:fill="ffffff" w:val="clea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What was the total USD spent in Mumbai?</w:t>
        <w:br w:type="textWrapping"/>
      </w:r>
      <w:r w:rsidDel="00000000" w:rsidR="00000000" w:rsidRPr="00000000">
        <w:rPr>
          <w:b w:val="1"/>
          <w:color w:val="373a3c"/>
          <w:sz w:val="20"/>
          <w:szCs w:val="20"/>
          <w:highlight w:val="white"/>
          <w:rtl w:val="0"/>
        </w:rPr>
        <w:t xml:space="preserve">(377.12)</w:t>
      </w:r>
    </w:p>
    <w:p w:rsidR="00000000" w:rsidDel="00000000" w:rsidP="00000000" w:rsidRDefault="00000000" w:rsidRPr="00000000" w14:paraId="000000F5">
      <w:pPr>
        <w:shd w:fill="ffffff" w:val="clear"/>
        <w:spacing w:after="300" w:line="342.85714285714283" w:lineRule="auto"/>
        <w:rPr>
          <w:color w:val="373a3c"/>
          <w:sz w:val="21"/>
          <w:szCs w:val="21"/>
          <w:highlight w:val="white"/>
        </w:rPr>
      </w:pPr>
      <w:r w:rsidDel="00000000" w:rsidR="00000000" w:rsidRPr="00000000">
        <w:rPr>
          <w:color w:val="373a3c"/>
          <w:sz w:val="20"/>
          <w:szCs w:val="20"/>
          <w:highlight w:val="white"/>
          <w:rtl w:val="0"/>
        </w:rPr>
        <w:t xml:space="preserve">8.2 </w:t>
      </w:r>
      <w:r w:rsidDel="00000000" w:rsidR="00000000" w:rsidRPr="00000000">
        <w:rPr>
          <w:color w:val="373a3c"/>
          <w:sz w:val="21"/>
          <w:szCs w:val="21"/>
          <w:highlight w:val="white"/>
          <w:rtl w:val="0"/>
        </w:rPr>
        <w:t xml:space="preserve">In D5 create a calculation to convert Euros to Dollars by multiplying the Euros spent (C5) by the exchange rate for Euro (which is named EUR). Perform a similar calculation to convert the Indian Rupees to Dollars.</w:t>
      </w:r>
    </w:p>
    <w:p w:rsidR="00000000" w:rsidDel="00000000" w:rsidP="00000000" w:rsidRDefault="00000000" w:rsidRPr="00000000" w14:paraId="000000F6">
      <w:pPr>
        <w:shd w:fill="ffffff" w:val="clea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What was the total USD spent in Paris?</w:t>
      </w:r>
    </w:p>
    <w:p w:rsidR="00000000" w:rsidDel="00000000" w:rsidP="00000000" w:rsidRDefault="00000000" w:rsidRPr="00000000" w14:paraId="000000F7">
      <w:pPr>
        <w:shd w:fill="ffffff" w:val="clea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(1701.28)</w:t>
      </w:r>
    </w:p>
    <w:p w:rsidR="00000000" w:rsidDel="00000000" w:rsidP="00000000" w:rsidRDefault="00000000" w:rsidRPr="00000000" w14:paraId="000000F8">
      <w:pPr>
        <w:shd w:fill="ffffff" w:val="clear"/>
        <w:spacing w:after="300" w:line="342.85714285714283" w:lineRule="auto"/>
        <w:rPr>
          <w:b w:val="1"/>
          <w:color w:val="373a3c"/>
          <w:sz w:val="20"/>
          <w:szCs w:val="20"/>
          <w:highlight w:val="white"/>
        </w:rPr>
      </w:pPr>
      <w:r w:rsidDel="00000000" w:rsidR="00000000" w:rsidRPr="00000000">
        <w:rPr>
          <w:rtl w:val="0"/>
        </w:rPr>
      </w:r>
    </w:p>
    <w:p w:rsidR="00000000" w:rsidDel="00000000" w:rsidP="00000000" w:rsidRDefault="00000000" w:rsidRPr="00000000" w14:paraId="000000F9">
      <w:pPr>
        <w:rPr>
          <w:b w:val="1"/>
          <w:color w:val="373a3c"/>
          <w:sz w:val="20"/>
          <w:szCs w:val="20"/>
          <w:highlight w:val="white"/>
        </w:rPr>
      </w:pPr>
      <w:r w:rsidDel="00000000" w:rsidR="00000000" w:rsidRPr="00000000">
        <w:rPr>
          <w:rtl w:val="0"/>
        </w:rPr>
      </w:r>
    </w:p>
    <w:p w:rsidR="00000000" w:rsidDel="00000000" w:rsidP="00000000" w:rsidRDefault="00000000" w:rsidRPr="00000000" w14:paraId="000000FA">
      <w:pPr>
        <w:rPr>
          <w:color w:val="373a3c"/>
          <w:sz w:val="20"/>
          <w:szCs w:val="20"/>
          <w:highlight w:val="white"/>
        </w:rPr>
      </w:pPr>
      <w:r w:rsidDel="00000000" w:rsidR="00000000" w:rsidRPr="00000000">
        <w:rPr>
          <w:color w:val="373a3c"/>
          <w:sz w:val="20"/>
          <w:szCs w:val="20"/>
          <w:highlight w:val="white"/>
          <w:rtl w:val="0"/>
        </w:rPr>
        <w:t xml:space="preserve">9.1 </w:t>
      </w:r>
      <w:r w:rsidDel="00000000" w:rsidR="00000000" w:rsidRPr="00000000">
        <w:rPr>
          <w:color w:val="373a3c"/>
          <w:sz w:val="21"/>
          <w:szCs w:val="21"/>
          <w:highlight w:val="white"/>
          <w:rtl w:val="0"/>
        </w:rPr>
        <w:t xml:space="preserve">Click in D7 and use Autosum to get the total spent in USD. If we were to now name the range D4:D6, would the formula just created in D7 automatically change to use the named range? You should not actually create this named range.</w:t>
      </w:r>
      <w:r w:rsidDel="00000000" w:rsidR="00000000" w:rsidRPr="00000000">
        <w:rPr>
          <w:rtl w:val="0"/>
        </w:rPr>
      </w:r>
    </w:p>
    <w:p w:rsidR="00000000" w:rsidDel="00000000" w:rsidP="00000000" w:rsidRDefault="00000000" w:rsidRPr="00000000" w14:paraId="000000FB">
      <w:pPr>
        <w:rPr>
          <w:b w:val="1"/>
          <w:color w:val="373a3c"/>
          <w:sz w:val="21"/>
          <w:szCs w:val="21"/>
          <w:shd w:fill="f9f9f9" w:val="clear"/>
        </w:rPr>
      </w:pPr>
      <w:r w:rsidDel="00000000" w:rsidR="00000000" w:rsidRPr="00000000">
        <w:rPr>
          <w:rtl w:val="0"/>
        </w:rPr>
      </w:r>
    </w:p>
    <w:p w:rsidR="00000000" w:rsidDel="00000000" w:rsidP="00000000" w:rsidRDefault="00000000" w:rsidRPr="00000000" w14:paraId="000000FC">
      <w:pPr>
        <w:rPr>
          <w:b w:val="1"/>
          <w:color w:val="373a3c"/>
          <w:sz w:val="21"/>
          <w:szCs w:val="21"/>
          <w:shd w:fill="f9f9f9" w:val="clear"/>
        </w:rPr>
      </w:pPr>
      <w:r w:rsidDel="00000000" w:rsidR="00000000" w:rsidRPr="00000000">
        <w:rPr>
          <w:b w:val="1"/>
          <w:color w:val="373a3c"/>
          <w:sz w:val="21"/>
          <w:szCs w:val="21"/>
          <w:highlight w:val="white"/>
          <w:rtl w:val="0"/>
        </w:rPr>
        <w:t xml:space="preserve">(No, but you could use the Apply Named Range to apply it.)</w:t>
      </w:r>
      <w:r w:rsidDel="00000000" w:rsidR="00000000" w:rsidRPr="00000000">
        <w:rPr>
          <w:rtl w:val="0"/>
        </w:rPr>
      </w:r>
    </w:p>
    <w:p w:rsidR="00000000" w:rsidDel="00000000" w:rsidP="00000000" w:rsidRDefault="00000000" w:rsidRPr="00000000" w14:paraId="000000FD">
      <w:pPr>
        <w:rPr>
          <w:b w:val="1"/>
          <w:color w:val="373a3c"/>
          <w:sz w:val="20"/>
          <w:szCs w:val="20"/>
          <w:highlight w:val="white"/>
        </w:rPr>
      </w:pPr>
      <w:r w:rsidDel="00000000" w:rsidR="00000000" w:rsidRPr="00000000">
        <w:rPr>
          <w:rtl w:val="0"/>
        </w:rPr>
      </w:r>
    </w:p>
    <w:p w:rsidR="00000000" w:rsidDel="00000000" w:rsidP="00000000" w:rsidRDefault="00000000" w:rsidRPr="00000000" w14:paraId="000000FE">
      <w:pPr>
        <w:rPr>
          <w:color w:val="373a3c"/>
          <w:sz w:val="21"/>
          <w:szCs w:val="21"/>
          <w:highlight w:val="white"/>
        </w:rPr>
      </w:pPr>
      <w:r w:rsidDel="00000000" w:rsidR="00000000" w:rsidRPr="00000000">
        <w:rPr>
          <w:color w:val="373a3c"/>
          <w:sz w:val="20"/>
          <w:szCs w:val="20"/>
          <w:highlight w:val="white"/>
          <w:rtl w:val="0"/>
        </w:rPr>
        <w:t xml:space="preserve">10.1 </w:t>
      </w:r>
      <w:r w:rsidDel="00000000" w:rsidR="00000000" w:rsidRPr="00000000">
        <w:rPr>
          <w:color w:val="373a3c"/>
          <w:sz w:val="21"/>
          <w:szCs w:val="21"/>
          <w:highlight w:val="white"/>
          <w:rtl w:val="0"/>
        </w:rPr>
        <w:t xml:space="preserve">Click in B9 (still in Summary By Region), and use the Paste Names tool to Paste all the named ranges into your workbook. What value is in B25?</w:t>
      </w:r>
    </w:p>
    <w:p w:rsidR="00000000" w:rsidDel="00000000" w:rsidP="00000000" w:rsidRDefault="00000000" w:rsidRPr="00000000" w14:paraId="000000FF">
      <w:pPr>
        <w:rPr>
          <w:b w:val="1"/>
          <w:color w:val="373a3c"/>
          <w:sz w:val="20"/>
          <w:szCs w:val="20"/>
          <w:highlight w:val="white"/>
        </w:rPr>
      </w:pPr>
      <w:r w:rsidDel="00000000" w:rsidR="00000000" w:rsidRPr="00000000">
        <w:rPr>
          <w:b w:val="1"/>
          <w:color w:val="373a3c"/>
          <w:sz w:val="20"/>
          <w:szCs w:val="20"/>
          <w:highlight w:val="white"/>
          <w:rtl w:val="0"/>
        </w:rPr>
        <w:t xml:space="preserve">(Paris)</w:t>
      </w:r>
    </w:p>
    <w:p w:rsidR="00000000" w:rsidDel="00000000" w:rsidP="00000000" w:rsidRDefault="00000000" w:rsidRPr="00000000" w14:paraId="00000100">
      <w:pPr>
        <w:rPr>
          <w:color w:val="373a3c"/>
          <w:sz w:val="21"/>
          <w:szCs w:val="21"/>
          <w:highlight w:val="white"/>
        </w:rPr>
      </w:pPr>
      <w:r w:rsidDel="00000000" w:rsidR="00000000" w:rsidRPr="00000000">
        <w:rPr>
          <w:color w:val="373a3c"/>
          <w:sz w:val="21"/>
          <w:szCs w:val="21"/>
          <w:highlight w:val="white"/>
          <w:rtl w:val="0"/>
        </w:rPr>
        <w:t xml:space="preserve">10.2 Click in B9 (still in Summary By Region), and use the Paste Names tool to Paste all the named ranges into your workbook. What value is in B23?</w:t>
      </w:r>
    </w:p>
    <w:p w:rsidR="00000000" w:rsidDel="00000000" w:rsidP="00000000" w:rsidRDefault="00000000" w:rsidRPr="00000000" w14:paraId="00000101">
      <w:pPr>
        <w:rPr>
          <w:b w:val="1"/>
          <w:color w:val="373a3c"/>
          <w:sz w:val="21"/>
          <w:szCs w:val="21"/>
          <w:highlight w:val="white"/>
        </w:rPr>
      </w:pPr>
      <w:r w:rsidDel="00000000" w:rsidR="00000000" w:rsidRPr="00000000">
        <w:rPr>
          <w:b w:val="1"/>
          <w:color w:val="373a3c"/>
          <w:sz w:val="21"/>
          <w:szCs w:val="21"/>
          <w:highlight w:val="white"/>
          <w:rtl w:val="0"/>
        </w:rPr>
        <w:t xml:space="preserve">(NZD)</w:t>
      </w:r>
    </w:p>
    <w:p w:rsidR="00000000" w:rsidDel="00000000" w:rsidP="00000000" w:rsidRDefault="00000000" w:rsidRPr="00000000" w14:paraId="00000102">
      <w:pPr>
        <w:rPr>
          <w:b w:val="1"/>
          <w:color w:val="373a3c"/>
          <w:sz w:val="20"/>
          <w:szCs w:val="20"/>
          <w:highlight w:val="white"/>
        </w:rPr>
      </w:pPr>
      <w:r w:rsidDel="00000000" w:rsidR="00000000" w:rsidRPr="00000000">
        <w:rPr>
          <w:rtl w:val="0"/>
        </w:rPr>
      </w:r>
    </w:p>
    <w:p w:rsidR="00000000" w:rsidDel="00000000" w:rsidP="00000000" w:rsidRDefault="00000000" w:rsidRPr="00000000" w14:paraId="000001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187.82608695652175" w:lineRule="auto"/>
        <w:rPr>
          <w:rFonts w:ascii="Merriweather" w:cs="Merriweather" w:eastAsia="Merriweather" w:hAnsi="Merriweather"/>
          <w:color w:val="373a3c"/>
          <w:sz w:val="30"/>
          <w:szCs w:val="30"/>
          <w:highlight w:val="white"/>
        </w:rPr>
      </w:pPr>
      <w:bookmarkStart w:colFirst="0" w:colLast="0" w:name="_ps38zylcsxl" w:id="1"/>
      <w:bookmarkEnd w:id="1"/>
      <w:r w:rsidDel="00000000" w:rsidR="00000000" w:rsidRPr="00000000">
        <w:rPr>
          <w:rFonts w:ascii="Merriweather" w:cs="Merriweather" w:eastAsia="Merriweather" w:hAnsi="Merriweather"/>
          <w:color w:val="373a3c"/>
          <w:sz w:val="30"/>
          <w:szCs w:val="30"/>
          <w:highlight w:val="white"/>
          <w:rtl w:val="0"/>
        </w:rPr>
        <w:br w:type="textWrapping"/>
        <w:br w:type="textWrapping"/>
        <w:t xml:space="preserve">4 Test your Skills: Summarising Data</w:t>
      </w:r>
    </w:p>
    <w:p w:rsidR="00000000" w:rsidDel="00000000" w:rsidP="00000000" w:rsidRDefault="00000000" w:rsidRPr="00000000" w14:paraId="00000104">
      <w:pPr>
        <w:rPr>
          <w:color w:val="373a3c"/>
          <w:sz w:val="21"/>
          <w:szCs w:val="21"/>
          <w:highlight w:val="white"/>
        </w:rPr>
      </w:pPr>
      <w:r w:rsidDel="00000000" w:rsidR="00000000" w:rsidRPr="00000000">
        <w:rPr>
          <w:color w:val="373a3c"/>
          <w:sz w:val="20"/>
          <w:szCs w:val="20"/>
          <w:highlight w:val="white"/>
          <w:rtl w:val="0"/>
        </w:rPr>
        <w:br w:type="textWrapping"/>
        <w:t xml:space="preserve">1.1 </w:t>
      </w:r>
      <w:r w:rsidDel="00000000" w:rsidR="00000000" w:rsidRPr="00000000">
        <w:rPr>
          <w:color w:val="373a3c"/>
          <w:sz w:val="21"/>
          <w:szCs w:val="21"/>
          <w:highlight w:val="white"/>
          <w:rtl w:val="0"/>
        </w:rPr>
        <w:t xml:space="preserve">Use Create from Selection to name each of the columns of data in the Ealing Property Sales sheet.</w:t>
      </w:r>
    </w:p>
    <w:p w:rsidR="00000000" w:rsidDel="00000000" w:rsidP="00000000" w:rsidRDefault="00000000" w:rsidRPr="00000000" w14:paraId="00000105">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Check the Name Box to see all your named ranges have been created correctly. What name has been applied to the data in Column D?</w:t>
      </w:r>
    </w:p>
    <w:p w:rsidR="00000000" w:rsidDel="00000000" w:rsidP="00000000" w:rsidRDefault="00000000" w:rsidRPr="00000000" w14:paraId="00000106">
      <w:pPr>
        <w:rPr>
          <w:color w:val="373a3c"/>
          <w:sz w:val="21"/>
          <w:szCs w:val="21"/>
          <w:highlight w:val="white"/>
        </w:rPr>
      </w:pPr>
      <w:r w:rsidDel="00000000" w:rsidR="00000000" w:rsidRPr="00000000">
        <w:rPr>
          <w:b w:val="1"/>
          <w:color w:val="373a3c"/>
          <w:sz w:val="20"/>
          <w:szCs w:val="20"/>
          <w:highlight w:val="white"/>
          <w:rtl w:val="0"/>
        </w:rPr>
        <w:t xml:space="preserve">(</w:t>
      </w:r>
      <w:r w:rsidDel="00000000" w:rsidR="00000000" w:rsidRPr="00000000">
        <w:rPr>
          <w:b w:val="1"/>
          <w:color w:val="373a3c"/>
          <w:sz w:val="21"/>
          <w:szCs w:val="21"/>
          <w:highlight w:val="white"/>
          <w:rtl w:val="0"/>
        </w:rPr>
        <w:t xml:space="preserve">Year_Sold</w:t>
      </w:r>
      <w:r w:rsidDel="00000000" w:rsidR="00000000" w:rsidRPr="00000000">
        <w:rPr>
          <w:b w:val="1"/>
          <w:color w:val="373a3c"/>
          <w:sz w:val="20"/>
          <w:szCs w:val="20"/>
          <w:highlight w:val="white"/>
          <w:rtl w:val="0"/>
        </w:rPr>
        <w:t xml:space="preserve">)</w:t>
        <w:br w:type="textWrapping"/>
      </w:r>
      <w:r w:rsidDel="00000000" w:rsidR="00000000" w:rsidRPr="00000000">
        <w:rPr>
          <w:color w:val="373a3c"/>
          <w:sz w:val="20"/>
          <w:szCs w:val="20"/>
          <w:highlight w:val="white"/>
          <w:rtl w:val="0"/>
        </w:rPr>
        <w:br w:type="textWrapping"/>
        <w:t xml:space="preserve">2.1 In C3 use a COUNT function to count the values in the named range ID.</w:t>
        <w:br w:type="textWrapping"/>
        <w:br w:type="textWrapping"/>
        <w:t xml:space="preserve">What answer does the COUNT function return?</w:t>
        <w:br w:type="textWrapping"/>
        <w:br w:type="textWrapping"/>
        <w:t xml:space="preserve">Please enter just the number.</w:t>
        <w:br w:type="textWrapping"/>
      </w:r>
      <w:r w:rsidDel="00000000" w:rsidR="00000000" w:rsidRPr="00000000">
        <w:rPr>
          <w:b w:val="1"/>
          <w:color w:val="373a3c"/>
          <w:sz w:val="20"/>
          <w:szCs w:val="20"/>
          <w:highlight w:val="white"/>
          <w:rtl w:val="0"/>
        </w:rPr>
        <w:t xml:space="preserve">(9)</w:t>
      </w:r>
      <w:r w:rsidDel="00000000" w:rsidR="00000000" w:rsidRPr="00000000">
        <w:rPr>
          <w:color w:val="373a3c"/>
          <w:sz w:val="20"/>
          <w:szCs w:val="20"/>
          <w:highlight w:val="white"/>
          <w:rtl w:val="0"/>
        </w:rPr>
        <w:br w:type="textWrapping"/>
        <w:br w:type="textWrapping"/>
        <w:t xml:space="preserve">3.1 </w:t>
      </w:r>
      <w:r w:rsidDel="00000000" w:rsidR="00000000" w:rsidRPr="00000000">
        <w:rPr>
          <w:color w:val="373a3c"/>
          <w:sz w:val="21"/>
          <w:szCs w:val="21"/>
          <w:highlight w:val="white"/>
          <w:rtl w:val="0"/>
        </w:rPr>
        <w:t xml:space="preserve">This is not the result we were hoping for, look carefully at the ID column, can you see why we got this answer?</w:t>
      </w:r>
    </w:p>
    <w:p w:rsidR="00000000" w:rsidDel="00000000" w:rsidP="00000000" w:rsidRDefault="00000000" w:rsidRPr="00000000" w14:paraId="00000107">
      <w:pPr>
        <w:spacing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Which function should you use if you wanted to pick up all the IDs?</w:t>
        <w:br w:type="textWrapping"/>
      </w:r>
      <w:r w:rsidDel="00000000" w:rsidR="00000000" w:rsidRPr="00000000">
        <w:rPr>
          <w:b w:val="1"/>
          <w:color w:val="373a3c"/>
          <w:sz w:val="20"/>
          <w:szCs w:val="20"/>
          <w:highlight w:val="white"/>
          <w:rtl w:val="0"/>
        </w:rPr>
        <w:t xml:space="preserve">(</w:t>
      </w:r>
      <w:r w:rsidDel="00000000" w:rsidR="00000000" w:rsidRPr="00000000">
        <w:rPr>
          <w:b w:val="1"/>
          <w:color w:val="373a3c"/>
          <w:sz w:val="21"/>
          <w:szCs w:val="21"/>
          <w:highlight w:val="white"/>
          <w:rtl w:val="0"/>
        </w:rPr>
        <w:t xml:space="preserve">COUNTA</w:t>
      </w:r>
      <w:r w:rsidDel="00000000" w:rsidR="00000000" w:rsidRPr="00000000">
        <w:rPr>
          <w:b w:val="1"/>
          <w:color w:val="373a3c"/>
          <w:sz w:val="20"/>
          <w:szCs w:val="20"/>
          <w:highlight w:val="white"/>
          <w:rtl w:val="0"/>
        </w:rPr>
        <w:t xml:space="preserve">)</w:t>
      </w:r>
    </w:p>
    <w:p w:rsidR="00000000" w:rsidDel="00000000" w:rsidP="00000000" w:rsidRDefault="00000000" w:rsidRPr="00000000" w14:paraId="00000108">
      <w:pPr>
        <w:spacing w:line="342.85714285714283" w:lineRule="auto"/>
        <w:rPr>
          <w:b w:val="1"/>
          <w:i w:val="1"/>
          <w:color w:val="373a3c"/>
          <w:sz w:val="21"/>
          <w:szCs w:val="21"/>
          <w:shd w:fill="f9f9f9" w:val="clear"/>
        </w:rPr>
      </w:pPr>
      <w:r w:rsidDel="00000000" w:rsidR="00000000" w:rsidRPr="00000000">
        <w:rPr>
          <w:color w:val="373a3c"/>
          <w:sz w:val="20"/>
          <w:szCs w:val="20"/>
          <w:highlight w:val="white"/>
          <w:rtl w:val="0"/>
        </w:rPr>
        <w:t xml:space="preserve">3.2</w:t>
        <w:br w:type="textWrapping"/>
      </w:r>
      <w:r w:rsidDel="00000000" w:rsidR="00000000" w:rsidRPr="00000000">
        <w:rPr>
          <w:b w:val="1"/>
          <w:i w:val="1"/>
          <w:color w:val="373a3c"/>
          <w:sz w:val="21"/>
          <w:szCs w:val="21"/>
          <w:highlight w:val="white"/>
          <w:rtl w:val="0"/>
        </w:rPr>
        <w:t xml:space="preserve">(</w:t>
      </w:r>
      <w:r w:rsidDel="00000000" w:rsidR="00000000" w:rsidRPr="00000000">
        <w:rPr>
          <w:b w:val="1"/>
          <w:i w:val="1"/>
          <w:color w:val="373a3c"/>
          <w:sz w:val="21"/>
          <w:szCs w:val="21"/>
          <w:shd w:fill="f9f9f9" w:val="clear"/>
          <w:rtl w:val="0"/>
        </w:rPr>
        <w:t xml:space="preserve">Because some IDs contain text characters)</w:t>
      </w:r>
    </w:p>
    <w:p w:rsidR="00000000" w:rsidDel="00000000" w:rsidP="00000000" w:rsidRDefault="00000000" w:rsidRPr="00000000" w14:paraId="00000109">
      <w:pPr>
        <w:spacing w:line="342.85714285714283" w:lineRule="auto"/>
        <w:rPr>
          <w:color w:val="373a3c"/>
          <w:sz w:val="21"/>
          <w:szCs w:val="21"/>
          <w:highlight w:val="white"/>
        </w:rPr>
      </w:pPr>
      <w:r w:rsidDel="00000000" w:rsidR="00000000" w:rsidRPr="00000000">
        <w:rPr>
          <w:color w:val="373a3c"/>
          <w:sz w:val="20"/>
          <w:szCs w:val="20"/>
          <w:highlight w:val="white"/>
          <w:rtl w:val="0"/>
        </w:rPr>
        <w:br w:type="textWrapping"/>
      </w:r>
      <w:r w:rsidDel="00000000" w:rsidR="00000000" w:rsidRPr="00000000">
        <w:rPr>
          <w:color w:val="373a3c"/>
          <w:sz w:val="20"/>
          <w:szCs w:val="20"/>
          <w:highlight w:val="white"/>
          <w:rtl w:val="0"/>
        </w:rPr>
        <w:t xml:space="preserve">4.1 </w:t>
      </w:r>
      <w:r w:rsidDel="00000000" w:rsidR="00000000" w:rsidRPr="00000000">
        <w:rPr>
          <w:color w:val="373a3c"/>
          <w:sz w:val="21"/>
          <w:szCs w:val="21"/>
          <w:highlight w:val="white"/>
          <w:rtl w:val="0"/>
        </w:rPr>
        <w:t xml:space="preserve">Have a look at column J (Flat Number), note that a lot of the cells are blank.</w:t>
      </w:r>
    </w:p>
    <w:p w:rsidR="00000000" w:rsidDel="00000000" w:rsidP="00000000" w:rsidRDefault="00000000" w:rsidRPr="00000000" w14:paraId="0000010A">
      <w:pPr>
        <w:spacing w:after="300"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Which function would you use to count the number of blank cells in a column?</w:t>
        <w:br w:type="textWrapping"/>
      </w:r>
      <w:r w:rsidDel="00000000" w:rsidR="00000000" w:rsidRPr="00000000">
        <w:rPr>
          <w:i w:val="1"/>
          <w:color w:val="373a3c"/>
          <w:sz w:val="21"/>
          <w:szCs w:val="21"/>
          <w:highlight w:val="white"/>
          <w:rtl w:val="0"/>
        </w:rPr>
        <w:t xml:space="preserve">Please enter just the function name all in UPPERCASE letters with no equal sign, brackets or arguments.</w:t>
      </w:r>
      <w:r w:rsidDel="00000000" w:rsidR="00000000" w:rsidRPr="00000000">
        <w:rPr>
          <w:b w:val="1"/>
          <w:i w:val="1"/>
          <w:color w:val="373a3c"/>
          <w:sz w:val="21"/>
          <w:szCs w:val="21"/>
          <w:highlight w:val="white"/>
          <w:rtl w:val="0"/>
        </w:rPr>
        <w:br w:type="textWrapping"/>
      </w:r>
      <w:r w:rsidDel="00000000" w:rsidR="00000000" w:rsidRPr="00000000">
        <w:rPr>
          <w:b w:val="1"/>
          <w:color w:val="373a3c"/>
          <w:sz w:val="20"/>
          <w:szCs w:val="20"/>
          <w:highlight w:val="white"/>
          <w:rtl w:val="0"/>
        </w:rPr>
        <w:t xml:space="preserve">(</w:t>
      </w:r>
      <w:r w:rsidDel="00000000" w:rsidR="00000000" w:rsidRPr="00000000">
        <w:rPr>
          <w:b w:val="1"/>
          <w:color w:val="2f2f2f"/>
          <w:sz w:val="24"/>
          <w:szCs w:val="24"/>
          <w:highlight w:val="white"/>
          <w:rtl w:val="0"/>
        </w:rPr>
        <w:t xml:space="preserve">COUNTBLANK</w:t>
      </w:r>
      <w:r w:rsidDel="00000000" w:rsidR="00000000" w:rsidRPr="00000000">
        <w:rPr>
          <w:b w:val="1"/>
          <w:color w:val="373a3c"/>
          <w:sz w:val="20"/>
          <w:szCs w:val="20"/>
          <w:highlight w:val="white"/>
          <w:rtl w:val="0"/>
        </w:rPr>
        <w:t xml:space="preserve">)</w:t>
      </w:r>
    </w:p>
    <w:p w:rsidR="00000000" w:rsidDel="00000000" w:rsidP="00000000" w:rsidRDefault="00000000" w:rsidRPr="00000000" w14:paraId="0000010B">
      <w:pPr>
        <w:rPr>
          <w:color w:val="373a3c"/>
          <w:sz w:val="21"/>
          <w:szCs w:val="21"/>
          <w:highlight w:val="white"/>
        </w:rPr>
      </w:pPr>
      <w:r w:rsidDel="00000000" w:rsidR="00000000" w:rsidRPr="00000000">
        <w:rPr>
          <w:color w:val="373a3c"/>
          <w:sz w:val="20"/>
          <w:szCs w:val="20"/>
          <w:highlight w:val="white"/>
          <w:rtl w:val="0"/>
        </w:rPr>
        <w:br w:type="textWrapping"/>
        <w:t xml:space="preserve">5.1 </w:t>
      </w:r>
      <w:r w:rsidDel="00000000" w:rsidR="00000000" w:rsidRPr="00000000">
        <w:rPr>
          <w:color w:val="373a3c"/>
          <w:sz w:val="21"/>
          <w:szCs w:val="21"/>
          <w:highlight w:val="white"/>
          <w:rtl w:val="0"/>
        </w:rPr>
        <w:t xml:space="preserve">On the Summary Data sheet, in cell B4, use a function to sum the Price Paid for all properties of type Terraced. Copy the formula down.</w:t>
      </w:r>
    </w:p>
    <w:p w:rsidR="00000000" w:rsidDel="00000000" w:rsidP="00000000" w:rsidRDefault="00000000" w:rsidRPr="00000000" w14:paraId="0000010C">
      <w:pPr>
        <w:spacing w:line="342.85714285714283" w:lineRule="auto"/>
        <w:rPr>
          <w:b w:val="1"/>
          <w:color w:val="373a3c"/>
          <w:sz w:val="20"/>
          <w:szCs w:val="20"/>
          <w:highlight w:val="white"/>
        </w:rPr>
      </w:pPr>
      <w:r w:rsidDel="00000000" w:rsidR="00000000" w:rsidRPr="00000000">
        <w:rPr>
          <w:color w:val="373a3c"/>
          <w:sz w:val="21"/>
          <w:szCs w:val="21"/>
          <w:highlight w:val="white"/>
          <w:rtl w:val="0"/>
        </w:rPr>
        <w:t xml:space="preserve">What was the total </w:t>
      </w:r>
      <w:r w:rsidDel="00000000" w:rsidR="00000000" w:rsidRPr="00000000">
        <w:rPr>
          <w:b w:val="1"/>
          <w:color w:val="373a3c"/>
          <w:sz w:val="21"/>
          <w:szCs w:val="21"/>
          <w:highlight w:val="white"/>
          <w:rtl w:val="0"/>
        </w:rPr>
        <w:t xml:space="preserve">Price Paid for Semi</w:t>
      </w:r>
      <w:r w:rsidDel="00000000" w:rsidR="00000000" w:rsidRPr="00000000">
        <w:rPr>
          <w:color w:val="373a3c"/>
          <w:sz w:val="21"/>
          <w:szCs w:val="21"/>
          <w:highlight w:val="white"/>
          <w:rtl w:val="0"/>
        </w:rPr>
        <w:t xml:space="preserve">? Don't enter the currency symbol or decimal points, just the plain number of the format #####</w:t>
        <w:br w:type="textWrapping"/>
      </w:r>
      <w:r w:rsidDel="00000000" w:rsidR="00000000" w:rsidRPr="00000000">
        <w:rPr>
          <w:b w:val="1"/>
          <w:color w:val="373a3c"/>
          <w:sz w:val="20"/>
          <w:szCs w:val="20"/>
          <w:highlight w:val="white"/>
          <w:rtl w:val="0"/>
        </w:rPr>
        <w:t xml:space="preserve">(72906550)</w:t>
      </w:r>
    </w:p>
    <w:p w:rsidR="00000000" w:rsidDel="00000000" w:rsidP="00000000" w:rsidRDefault="00000000" w:rsidRPr="00000000" w14:paraId="0000010D">
      <w:pPr>
        <w:spacing w:line="342.85714285714283" w:lineRule="auto"/>
        <w:rPr>
          <w:color w:val="373a3c"/>
          <w:sz w:val="21"/>
          <w:szCs w:val="21"/>
          <w:highlight w:val="white"/>
        </w:rPr>
      </w:pPr>
      <w:r w:rsidDel="00000000" w:rsidR="00000000" w:rsidRPr="00000000">
        <w:rPr>
          <w:color w:val="373a3c"/>
          <w:sz w:val="20"/>
          <w:szCs w:val="20"/>
          <w:highlight w:val="white"/>
          <w:rtl w:val="0"/>
        </w:rPr>
        <w:t xml:space="preserve">5.2 </w:t>
      </w:r>
      <w:r w:rsidDel="00000000" w:rsidR="00000000" w:rsidRPr="00000000">
        <w:rPr>
          <w:color w:val="373a3c"/>
          <w:sz w:val="21"/>
          <w:szCs w:val="21"/>
          <w:highlight w:val="white"/>
          <w:rtl w:val="0"/>
        </w:rPr>
        <w:t xml:space="preserve">On the Summary Data sheet, in cell B4, use a function to sum the Price Paid for all properties of type Terraced. Copy the formula down.</w:t>
      </w:r>
    </w:p>
    <w:p w:rsidR="00000000" w:rsidDel="00000000" w:rsidP="00000000" w:rsidRDefault="00000000" w:rsidRPr="00000000" w14:paraId="0000010E">
      <w:pPr>
        <w:spacing w:line="342.85714285714283" w:lineRule="auto"/>
        <w:rPr>
          <w:b w:val="1"/>
          <w:color w:val="373a3c"/>
          <w:sz w:val="21"/>
          <w:szCs w:val="21"/>
          <w:highlight w:val="white"/>
        </w:rPr>
      </w:pPr>
      <w:r w:rsidDel="00000000" w:rsidR="00000000" w:rsidRPr="00000000">
        <w:rPr>
          <w:color w:val="373a3c"/>
          <w:sz w:val="21"/>
          <w:szCs w:val="21"/>
          <w:highlight w:val="white"/>
          <w:rtl w:val="0"/>
        </w:rPr>
        <w:t xml:space="preserve">What was the total </w:t>
      </w:r>
      <w:r w:rsidDel="00000000" w:rsidR="00000000" w:rsidRPr="00000000">
        <w:rPr>
          <w:b w:val="1"/>
          <w:color w:val="373a3c"/>
          <w:sz w:val="21"/>
          <w:szCs w:val="21"/>
          <w:highlight w:val="white"/>
          <w:rtl w:val="0"/>
        </w:rPr>
        <w:t xml:space="preserve">Price Paid for Terraced</w:t>
      </w:r>
      <w:r w:rsidDel="00000000" w:rsidR="00000000" w:rsidRPr="00000000">
        <w:rPr>
          <w:color w:val="373a3c"/>
          <w:sz w:val="21"/>
          <w:szCs w:val="21"/>
          <w:highlight w:val="white"/>
          <w:rtl w:val="0"/>
        </w:rPr>
        <w:t xml:space="preserve">? Don't enter the currency symbol or decimal points, just the plain number of the format #####</w:t>
        <w:br w:type="textWrapping"/>
      </w:r>
      <w:r w:rsidDel="00000000" w:rsidR="00000000" w:rsidRPr="00000000">
        <w:rPr>
          <w:b w:val="1"/>
          <w:color w:val="373a3c"/>
          <w:sz w:val="21"/>
          <w:szCs w:val="21"/>
          <w:highlight w:val="white"/>
          <w:rtl w:val="0"/>
        </w:rPr>
        <w:t xml:space="preserve">(</w:t>
      </w:r>
      <w:r w:rsidDel="00000000" w:rsidR="00000000" w:rsidRPr="00000000">
        <w:rPr>
          <w:color w:val="373a3c"/>
          <w:sz w:val="21"/>
          <w:szCs w:val="21"/>
          <w:highlight w:val="white"/>
          <w:rtl w:val="0"/>
        </w:rPr>
        <w:t xml:space="preserve">134564020</w:t>
      </w:r>
      <w:r w:rsidDel="00000000" w:rsidR="00000000" w:rsidRPr="00000000">
        <w:rPr>
          <w:b w:val="1"/>
          <w:color w:val="373a3c"/>
          <w:sz w:val="21"/>
          <w:szCs w:val="21"/>
          <w:highlight w:val="white"/>
          <w:rtl w:val="0"/>
        </w:rPr>
        <w:t xml:space="preserve">)</w:t>
      </w:r>
    </w:p>
    <w:p w:rsidR="00000000" w:rsidDel="00000000" w:rsidP="00000000" w:rsidRDefault="00000000" w:rsidRPr="00000000" w14:paraId="0000010F">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5.3 On the Summary Data sheet, in cell B4, use a function to sum the Price Paid for all properties of type Terraced. Copy the formula down.</w:t>
      </w:r>
    </w:p>
    <w:p w:rsidR="00000000" w:rsidDel="00000000" w:rsidP="00000000" w:rsidRDefault="00000000" w:rsidRPr="00000000" w14:paraId="00000110">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What was the total Price Paid for Flats?</w:t>
      </w:r>
    </w:p>
    <w:p w:rsidR="00000000" w:rsidDel="00000000" w:rsidP="00000000" w:rsidRDefault="00000000" w:rsidRPr="00000000" w14:paraId="00000111">
      <w:pPr>
        <w:spacing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112">
      <w:pPr>
        <w:spacing w:line="342.85714285714283" w:lineRule="auto"/>
        <w:rPr>
          <w:b w:val="1"/>
          <w:color w:val="373a3c"/>
          <w:sz w:val="20"/>
          <w:szCs w:val="20"/>
          <w:highlight w:val="white"/>
        </w:rPr>
      </w:pPr>
      <w:r w:rsidDel="00000000" w:rsidR="00000000" w:rsidRPr="00000000">
        <w:rPr>
          <w:rtl w:val="0"/>
        </w:rPr>
      </w:r>
    </w:p>
    <w:p w:rsidR="00000000" w:rsidDel="00000000" w:rsidP="00000000" w:rsidRDefault="00000000" w:rsidRPr="00000000" w14:paraId="00000113">
      <w:pPr>
        <w:rPr>
          <w:color w:val="373a3c"/>
          <w:sz w:val="21"/>
          <w:szCs w:val="21"/>
          <w:highlight w:val="white"/>
        </w:rPr>
      </w:pPr>
      <w:r w:rsidDel="00000000" w:rsidR="00000000" w:rsidRPr="00000000">
        <w:rPr>
          <w:color w:val="373a3c"/>
          <w:sz w:val="20"/>
          <w:szCs w:val="20"/>
          <w:highlight w:val="white"/>
          <w:rtl w:val="0"/>
        </w:rPr>
        <w:br w:type="textWrapping"/>
        <w:t xml:space="preserve">6.1 </w:t>
      </w:r>
      <w:r w:rsidDel="00000000" w:rsidR="00000000" w:rsidRPr="00000000">
        <w:rPr>
          <w:color w:val="373a3c"/>
          <w:sz w:val="21"/>
          <w:szCs w:val="21"/>
          <w:highlight w:val="white"/>
          <w:rtl w:val="0"/>
        </w:rPr>
        <w:t xml:space="preserve">In C4 create a formula to sum the total Price Paid for all Terraced properties sold in 2014. Make any necessary adjustments and then drag the formula down and across to complete the table.</w:t>
      </w:r>
    </w:p>
    <w:p w:rsidR="00000000" w:rsidDel="00000000" w:rsidP="00000000" w:rsidRDefault="00000000" w:rsidRPr="00000000" w14:paraId="00000114">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Which of these formulas is correct?</w:t>
      </w:r>
      <w:r w:rsidDel="00000000" w:rsidR="00000000" w:rsidRPr="00000000">
        <w:rPr>
          <w:color w:val="373a3c"/>
          <w:sz w:val="20"/>
          <w:szCs w:val="20"/>
          <w:highlight w:val="white"/>
          <w:rtl w:val="0"/>
        </w:rPr>
        <w:br w:type="textWrapping"/>
      </w:r>
      <w:r w:rsidDel="00000000" w:rsidR="00000000" w:rsidRPr="00000000">
        <w:rPr>
          <w:b w:val="1"/>
          <w:color w:val="373a3c"/>
          <w:sz w:val="20"/>
          <w:szCs w:val="20"/>
          <w:highlight w:val="white"/>
          <w:rtl w:val="0"/>
        </w:rPr>
        <w:t xml:space="preserve">(</w:t>
      </w:r>
      <w:r w:rsidDel="00000000" w:rsidR="00000000" w:rsidRPr="00000000">
        <w:rPr>
          <w:b w:val="1"/>
          <w:color w:val="373a3c"/>
          <w:sz w:val="21"/>
          <w:szCs w:val="21"/>
          <w:highlight w:val="white"/>
          <w:rtl w:val="0"/>
        </w:rPr>
        <w:t xml:space="preserve">=SUMIFS(Price_Paid,Property_Type,$A4,Year_Sold,C$3)</w:t>
      </w:r>
      <w:r w:rsidDel="00000000" w:rsidR="00000000" w:rsidRPr="00000000">
        <w:rPr>
          <w:b w:val="1"/>
          <w:color w:val="373a3c"/>
          <w:sz w:val="20"/>
          <w:szCs w:val="20"/>
          <w:highlight w:val="white"/>
          <w:rtl w:val="0"/>
        </w:rPr>
        <w:t xml:space="preserve">)</w:t>
        <w:br w:type="textWrapping"/>
      </w:r>
      <w:r w:rsidDel="00000000" w:rsidR="00000000" w:rsidRPr="00000000">
        <w:rPr>
          <w:color w:val="373a3c"/>
          <w:sz w:val="20"/>
          <w:szCs w:val="20"/>
          <w:highlight w:val="white"/>
          <w:rtl w:val="0"/>
        </w:rPr>
        <w:br w:type="textWrapping"/>
        <w:t xml:space="preserve">7.1 </w:t>
      </w:r>
      <w:r w:rsidDel="00000000" w:rsidR="00000000" w:rsidRPr="00000000">
        <w:rPr>
          <w:color w:val="373a3c"/>
          <w:sz w:val="21"/>
          <w:szCs w:val="21"/>
          <w:highlight w:val="white"/>
          <w:rtl w:val="0"/>
        </w:rPr>
        <w:t xml:space="preserve">In F4 create a sparklines showing the sales trends for terraced houses from 2014 to 2016. Copy the sparkline down to F8.</w:t>
      </w:r>
    </w:p>
    <w:p w:rsidR="00000000" w:rsidDel="00000000" w:rsidP="00000000" w:rsidRDefault="00000000" w:rsidRPr="00000000" w14:paraId="00000115">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Which of these property types follows a completely different trend to the others?</w:t>
      </w:r>
    </w:p>
    <w:p w:rsidR="00000000" w:rsidDel="00000000" w:rsidP="00000000" w:rsidRDefault="00000000" w:rsidRPr="00000000" w14:paraId="00000116">
      <w:pPr>
        <w:spacing w:line="342.85714285714283" w:lineRule="auto"/>
        <w:rPr>
          <w:b w:val="1"/>
          <w:color w:val="373a3c"/>
          <w:sz w:val="20"/>
          <w:szCs w:val="20"/>
          <w:highlight w:val="white"/>
        </w:rPr>
      </w:pPr>
      <w:r w:rsidDel="00000000" w:rsidR="00000000" w:rsidRPr="00000000">
        <w:rPr>
          <w:b w:val="1"/>
          <w:color w:val="373a3c"/>
          <w:sz w:val="20"/>
          <w:szCs w:val="20"/>
          <w:highlight w:val="white"/>
          <w:rtl w:val="0"/>
        </w:rPr>
        <w:t xml:space="preserve">(Other)</w:t>
      </w:r>
    </w:p>
    <w:p w:rsidR="00000000" w:rsidDel="00000000" w:rsidP="00000000" w:rsidRDefault="00000000" w:rsidRPr="00000000" w14:paraId="00000117">
      <w:pPr>
        <w:spacing w:line="342.85714285714283" w:lineRule="auto"/>
        <w:rPr>
          <w:color w:val="373a3c"/>
          <w:sz w:val="21"/>
          <w:szCs w:val="21"/>
          <w:highlight w:val="white"/>
        </w:rPr>
      </w:pPr>
      <w:r w:rsidDel="00000000" w:rsidR="00000000" w:rsidRPr="00000000">
        <w:rPr>
          <w:color w:val="373a3c"/>
          <w:sz w:val="20"/>
          <w:szCs w:val="20"/>
          <w:highlight w:val="white"/>
          <w:rtl w:val="0"/>
        </w:rPr>
        <w:br w:type="textWrapping"/>
        <w:t xml:space="preserve">8.1 </w:t>
      </w:r>
      <w:r w:rsidDel="00000000" w:rsidR="00000000" w:rsidRPr="00000000">
        <w:rPr>
          <w:color w:val="373a3c"/>
          <w:sz w:val="21"/>
          <w:szCs w:val="21"/>
          <w:highlight w:val="white"/>
          <w:rtl w:val="0"/>
        </w:rPr>
        <w:t xml:space="preserve">Click in A12. Note the drop down that allows you to select different Towns, leave it set to London. In B13 create a calculation that will show the number of properties sold in the selected town for July 2015. (Note you will need to add criteria to check Year Sold and Month Sold). Copy the formula down to get results for the other months.</w:t>
      </w:r>
    </w:p>
    <w:p w:rsidR="00000000" w:rsidDel="00000000" w:rsidP="00000000" w:rsidRDefault="00000000" w:rsidRPr="00000000" w14:paraId="00000118">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Which Month had the second highest number of sales?</w:t>
      </w:r>
    </w:p>
    <w:p w:rsidR="00000000" w:rsidDel="00000000" w:rsidP="00000000" w:rsidRDefault="00000000" w:rsidRPr="00000000" w14:paraId="00000119">
      <w:pPr>
        <w:spacing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Type out the full name of the month.</w:t>
      </w:r>
    </w:p>
    <w:p w:rsidR="00000000" w:rsidDel="00000000" w:rsidP="00000000" w:rsidRDefault="00000000" w:rsidRPr="00000000" w14:paraId="0000011A">
      <w:pPr>
        <w:spacing w:line="342.85714285714283" w:lineRule="auto"/>
        <w:rPr>
          <w:color w:val="373a3c"/>
          <w:sz w:val="21"/>
          <w:szCs w:val="21"/>
          <w:highlight w:val="white"/>
        </w:rPr>
      </w:pPr>
      <w:r w:rsidDel="00000000" w:rsidR="00000000" w:rsidRPr="00000000">
        <w:rPr>
          <w:color w:val="373a3c"/>
          <w:sz w:val="20"/>
          <w:szCs w:val="20"/>
          <w:highlight w:val="white"/>
          <w:rtl w:val="0"/>
        </w:rPr>
        <w:br w:type="textWrapping"/>
      </w:r>
      <w:r w:rsidDel="00000000" w:rsidR="00000000" w:rsidRPr="00000000">
        <w:rPr>
          <w:b w:val="1"/>
          <w:color w:val="373a3c"/>
          <w:sz w:val="20"/>
          <w:szCs w:val="20"/>
          <w:highlight w:val="white"/>
          <w:rtl w:val="0"/>
        </w:rPr>
        <w:t xml:space="preserve">(August)</w:t>
      </w:r>
      <w:r w:rsidDel="00000000" w:rsidR="00000000" w:rsidRPr="00000000">
        <w:rPr>
          <w:color w:val="373a3c"/>
          <w:sz w:val="20"/>
          <w:szCs w:val="20"/>
          <w:highlight w:val="white"/>
          <w:rtl w:val="0"/>
        </w:rPr>
        <w:br w:type="textWrapping"/>
        <w:br w:type="textWrapping"/>
        <w:t xml:space="preserve">9.1 </w:t>
      </w:r>
      <w:r w:rsidDel="00000000" w:rsidR="00000000" w:rsidRPr="00000000">
        <w:rPr>
          <w:color w:val="373a3c"/>
          <w:sz w:val="21"/>
          <w:szCs w:val="21"/>
          <w:highlight w:val="white"/>
          <w:rtl w:val="0"/>
        </w:rPr>
        <w:t xml:space="preserve">In C13 create a formula to sum the total price paid for properties sold in the selected region (London) for July 2015. (Note you will need to add criteria to check Year Sold and Month Sold.) Copy the formula down to get results for the other months.</w:t>
      </w:r>
    </w:p>
    <w:p w:rsidR="00000000" w:rsidDel="00000000" w:rsidP="00000000" w:rsidRDefault="00000000" w:rsidRPr="00000000" w14:paraId="0000011B">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Which Month had the lowest total sales?</w:t>
      </w:r>
    </w:p>
    <w:p w:rsidR="00000000" w:rsidDel="00000000" w:rsidP="00000000" w:rsidRDefault="00000000" w:rsidRPr="00000000" w14:paraId="0000011C">
      <w:pPr>
        <w:spacing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11D">
      <w:pPr>
        <w:spacing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Type out the full name of the month.</w:t>
      </w:r>
    </w:p>
    <w:p w:rsidR="00000000" w:rsidDel="00000000" w:rsidP="00000000" w:rsidRDefault="00000000" w:rsidRPr="00000000" w14:paraId="0000011E">
      <w:pPr>
        <w:spacing w:line="342.85714285714283" w:lineRule="auto"/>
        <w:rPr>
          <w:color w:val="373a3c"/>
          <w:sz w:val="21"/>
          <w:szCs w:val="21"/>
          <w:highlight w:val="white"/>
        </w:rPr>
      </w:pPr>
      <w:r w:rsidDel="00000000" w:rsidR="00000000" w:rsidRPr="00000000">
        <w:rPr>
          <w:color w:val="373a3c"/>
          <w:sz w:val="20"/>
          <w:szCs w:val="20"/>
          <w:highlight w:val="white"/>
          <w:rtl w:val="0"/>
        </w:rPr>
        <w:br w:type="textWrapping"/>
      </w:r>
      <w:r w:rsidDel="00000000" w:rsidR="00000000" w:rsidRPr="00000000">
        <w:rPr>
          <w:b w:val="1"/>
          <w:color w:val="373a3c"/>
          <w:sz w:val="20"/>
          <w:szCs w:val="20"/>
          <w:highlight w:val="white"/>
          <w:rtl w:val="0"/>
        </w:rPr>
        <w:t xml:space="preserve">(October)</w:t>
      </w:r>
      <w:r w:rsidDel="00000000" w:rsidR="00000000" w:rsidRPr="00000000">
        <w:rPr>
          <w:color w:val="373a3c"/>
          <w:sz w:val="20"/>
          <w:szCs w:val="20"/>
          <w:highlight w:val="white"/>
          <w:rtl w:val="0"/>
        </w:rPr>
        <w:br w:type="textWrapping"/>
        <w:br w:type="textWrapping"/>
        <w:t xml:space="preserve">10.1</w:t>
        <w:br w:type="textWrapping"/>
        <w:t xml:space="preserve">(</w:t>
      </w:r>
      <w:r w:rsidDel="00000000" w:rsidR="00000000" w:rsidRPr="00000000">
        <w:rPr>
          <w:color w:val="373a3c"/>
          <w:sz w:val="20"/>
          <w:szCs w:val="20"/>
          <w:highlight w:val="white"/>
        </w:rPr>
        <w:drawing>
          <wp:inline distB="114300" distT="114300" distL="114300" distR="114300">
            <wp:extent cx="5734050" cy="28067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2806700"/>
                    </a:xfrm>
                    <a:prstGeom prst="rect"/>
                    <a:ln/>
                  </pic:spPr>
                </pic:pic>
              </a:graphicData>
            </a:graphic>
          </wp:inline>
        </w:drawing>
      </w:r>
      <w:r w:rsidDel="00000000" w:rsidR="00000000" w:rsidRPr="00000000">
        <w:rPr>
          <w:color w:val="373a3c"/>
          <w:sz w:val="20"/>
          <w:szCs w:val="20"/>
          <w:highlight w:val="white"/>
          <w:rtl w:val="0"/>
        </w:rPr>
        <w:t xml:space="preserve">)</w:t>
        <w:br w:type="textWrapping"/>
        <w:br w:type="textWrapping"/>
        <w:t xml:space="preserve">11.1 </w:t>
      </w:r>
      <w:r w:rsidDel="00000000" w:rsidR="00000000" w:rsidRPr="00000000">
        <w:rPr>
          <w:color w:val="373a3c"/>
          <w:sz w:val="21"/>
          <w:szCs w:val="21"/>
          <w:highlight w:val="white"/>
          <w:rtl w:val="0"/>
        </w:rPr>
        <w:t xml:space="preserve">In your new chart select the Number Sold series and add a trend line. Show the R² value. Compare the results you get from the different trend line options.</w:t>
      </w:r>
    </w:p>
    <w:p w:rsidR="00000000" w:rsidDel="00000000" w:rsidP="00000000" w:rsidRDefault="00000000" w:rsidRPr="00000000" w14:paraId="0000011F">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Which of the following trendline options yields the best R² value?</w:t>
      </w:r>
    </w:p>
    <w:p w:rsidR="00000000" w:rsidDel="00000000" w:rsidP="00000000" w:rsidRDefault="00000000" w:rsidRPr="00000000" w14:paraId="00000120">
      <w:pPr>
        <w:spacing w:line="342.85714285714283" w:lineRule="auto"/>
        <w:rPr>
          <w:color w:val="373a3c"/>
          <w:sz w:val="21"/>
          <w:szCs w:val="21"/>
          <w:highlight w:val="white"/>
        </w:rPr>
      </w:pPr>
      <w:r w:rsidDel="00000000" w:rsidR="00000000" w:rsidRPr="00000000">
        <w:rPr>
          <w:color w:val="373a3c"/>
          <w:sz w:val="20"/>
          <w:szCs w:val="20"/>
          <w:highlight w:val="white"/>
          <w:rtl w:val="0"/>
        </w:rPr>
        <w:br w:type="textWrapping"/>
      </w:r>
      <w:r w:rsidDel="00000000" w:rsidR="00000000" w:rsidRPr="00000000">
        <w:rPr>
          <w:b w:val="1"/>
          <w:color w:val="373a3c"/>
          <w:sz w:val="20"/>
          <w:szCs w:val="20"/>
          <w:highlight w:val="white"/>
          <w:rtl w:val="0"/>
        </w:rPr>
        <w:t xml:space="preserve">(</w:t>
      </w:r>
      <w:r w:rsidDel="00000000" w:rsidR="00000000" w:rsidRPr="00000000">
        <w:rPr>
          <w:b w:val="1"/>
          <w:color w:val="373a3c"/>
          <w:sz w:val="21"/>
          <w:szCs w:val="21"/>
          <w:highlight w:val="white"/>
          <w:rtl w:val="0"/>
        </w:rPr>
        <w:t xml:space="preserve">Logarithmic</w:t>
      </w:r>
      <w:r w:rsidDel="00000000" w:rsidR="00000000" w:rsidRPr="00000000">
        <w:rPr>
          <w:b w:val="1"/>
          <w:color w:val="373a3c"/>
          <w:sz w:val="20"/>
          <w:szCs w:val="20"/>
          <w:highlight w:val="white"/>
          <w:rtl w:val="0"/>
        </w:rPr>
        <w:t xml:space="preserve">)</w:t>
      </w:r>
      <w:r w:rsidDel="00000000" w:rsidR="00000000" w:rsidRPr="00000000">
        <w:rPr>
          <w:color w:val="373a3c"/>
          <w:sz w:val="20"/>
          <w:szCs w:val="20"/>
          <w:highlight w:val="white"/>
          <w:rtl w:val="0"/>
        </w:rPr>
        <w:br w:type="textWrapping"/>
        <w:br w:type="textWrapping"/>
        <w:t xml:space="preserve">12.1 </w:t>
      </w:r>
      <w:r w:rsidDel="00000000" w:rsidR="00000000" w:rsidRPr="00000000">
        <w:rPr>
          <w:color w:val="373a3c"/>
          <w:sz w:val="21"/>
          <w:szCs w:val="21"/>
          <w:highlight w:val="white"/>
          <w:rtl w:val="0"/>
        </w:rPr>
        <w:t xml:space="preserve">Change your trendline to a Polynomial Order 2.</w:t>
      </w:r>
    </w:p>
    <w:p w:rsidR="00000000" w:rsidDel="00000000" w:rsidP="00000000" w:rsidRDefault="00000000" w:rsidRPr="00000000" w14:paraId="00000121">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What R² value does the Polynomial Order 2 show?</w:t>
      </w:r>
    </w:p>
    <w:p w:rsidR="00000000" w:rsidDel="00000000" w:rsidP="00000000" w:rsidRDefault="00000000" w:rsidRPr="00000000" w14:paraId="00000122">
      <w:pPr>
        <w:spacing w:line="342.85714285714283" w:lineRule="auto"/>
        <w:rPr>
          <w:i w:val="1"/>
          <w:color w:val="373a3c"/>
          <w:sz w:val="21"/>
          <w:szCs w:val="21"/>
          <w:highlight w:val="white"/>
        </w:rPr>
      </w:pPr>
      <w:r w:rsidDel="00000000" w:rsidR="00000000" w:rsidRPr="00000000">
        <w:rPr>
          <w:i w:val="1"/>
          <w:color w:val="373a3c"/>
          <w:sz w:val="21"/>
          <w:szCs w:val="21"/>
          <w:highlight w:val="white"/>
          <w:rtl w:val="0"/>
        </w:rPr>
        <w:t xml:space="preserve">Type 0. followed by 4 digits e.g. 0.6789.</w:t>
      </w:r>
    </w:p>
    <w:p w:rsidR="00000000" w:rsidDel="00000000" w:rsidP="00000000" w:rsidRDefault="00000000" w:rsidRPr="00000000" w14:paraId="00000123">
      <w:pPr>
        <w:spacing w:line="342.85714285714283" w:lineRule="auto"/>
        <w:rPr>
          <w:color w:val="373a3c"/>
          <w:sz w:val="20"/>
          <w:szCs w:val="20"/>
          <w:highlight w:val="white"/>
        </w:rPr>
      </w:pPr>
      <w:r w:rsidDel="00000000" w:rsidR="00000000" w:rsidRPr="00000000">
        <w:rPr>
          <w:color w:val="373a3c"/>
          <w:sz w:val="20"/>
          <w:szCs w:val="20"/>
          <w:highlight w:val="white"/>
          <w:rtl w:val="0"/>
        </w:rPr>
        <w:br w:type="textWrapping"/>
      </w:r>
      <w:r w:rsidDel="00000000" w:rsidR="00000000" w:rsidRPr="00000000">
        <w:rPr>
          <w:b w:val="1"/>
          <w:color w:val="373a3c"/>
          <w:sz w:val="20"/>
          <w:szCs w:val="20"/>
          <w:highlight w:val="white"/>
          <w:rtl w:val="0"/>
        </w:rPr>
        <w:t xml:space="preserve">(0.9933)</w:t>
      </w:r>
      <w:r w:rsidDel="00000000" w:rsidR="00000000" w:rsidRPr="00000000">
        <w:rPr>
          <w:color w:val="373a3c"/>
          <w:sz w:val="20"/>
          <w:szCs w:val="20"/>
          <w:highlight w:val="white"/>
          <w:rtl w:val="0"/>
        </w:rPr>
        <w:br w:type="textWrapping"/>
      </w:r>
      <w:r w:rsidDel="00000000" w:rsidR="00000000" w:rsidRPr="00000000">
        <w:rPr>
          <w:rtl w:val="0"/>
        </w:rPr>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187.82608695652175" w:lineRule="auto"/>
        <w:rPr>
          <w:rFonts w:ascii="Merriweather" w:cs="Merriweather" w:eastAsia="Merriweather" w:hAnsi="Merriweather"/>
          <w:color w:val="373a3c"/>
          <w:sz w:val="30"/>
          <w:szCs w:val="30"/>
          <w:highlight w:val="white"/>
        </w:rPr>
      </w:pPr>
      <w:bookmarkStart w:colFirst="0" w:colLast="0" w:name="_xwiy3axtxlo4" w:id="2"/>
      <w:bookmarkEnd w:id="2"/>
      <w:r w:rsidDel="00000000" w:rsidR="00000000" w:rsidRPr="00000000">
        <w:rPr>
          <w:b w:val="1"/>
          <w:color w:val="373a3c"/>
          <w:sz w:val="21"/>
          <w:szCs w:val="21"/>
          <w:highlight w:val="white"/>
          <w:rtl w:val="0"/>
        </w:rPr>
        <w:t xml:space="preserve">Тест 5 </w:t>
      </w:r>
      <w:r w:rsidDel="00000000" w:rsidR="00000000" w:rsidRPr="00000000">
        <w:rPr>
          <w:rFonts w:ascii="Merriweather" w:cs="Merriweather" w:eastAsia="Merriweather" w:hAnsi="Merriweather"/>
          <w:color w:val="373a3c"/>
          <w:sz w:val="30"/>
          <w:szCs w:val="30"/>
          <w:highlight w:val="white"/>
          <w:rtl w:val="0"/>
        </w:rPr>
        <w:t xml:space="preserve">Test your Skills: Tables</w:t>
      </w:r>
    </w:p>
    <w:p w:rsidR="00000000" w:rsidDel="00000000" w:rsidP="00000000" w:rsidRDefault="00000000" w:rsidRPr="00000000" w14:paraId="00000125">
      <w:pPr>
        <w:spacing w:after="300" w:line="342.85714285714283" w:lineRule="auto"/>
        <w:ind w:left="0" w:firstLine="0"/>
        <w:rPr>
          <w:b w:val="1"/>
          <w:color w:val="373a3c"/>
          <w:highlight w:val="white"/>
        </w:rPr>
      </w:pPr>
      <w:r w:rsidDel="00000000" w:rsidR="00000000" w:rsidRPr="00000000">
        <w:rPr>
          <w:b w:val="1"/>
          <w:color w:val="373a3c"/>
          <w:sz w:val="21"/>
          <w:szCs w:val="21"/>
          <w:highlight w:val="white"/>
          <w:rtl w:val="0"/>
        </w:rPr>
        <w:br w:type="textWrapping"/>
      </w:r>
      <w:r w:rsidDel="00000000" w:rsidR="00000000" w:rsidRPr="00000000">
        <w:rPr>
          <w:color w:val="373a3c"/>
          <w:highlight w:val="white"/>
          <w:rtl w:val="0"/>
        </w:rPr>
        <w:t xml:space="preserve">1.1 </w:t>
      </w:r>
      <w:r w:rsidDel="00000000" w:rsidR="00000000" w:rsidRPr="00000000">
        <w:rPr>
          <w:color w:val="373a3c"/>
          <w:sz w:val="21"/>
          <w:szCs w:val="21"/>
          <w:highlight w:val="white"/>
          <w:rtl w:val="0"/>
        </w:rPr>
        <w:t xml:space="preserve">The attached workbook is needed to answer all the questions associated with this quiz. Please download the file and open it in Excel before you start answering the questions below.</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(NO)</w:t>
      </w:r>
    </w:p>
    <w:p w:rsidR="00000000" w:rsidDel="00000000" w:rsidP="00000000" w:rsidRDefault="00000000" w:rsidRPr="00000000" w14:paraId="00000126">
      <w:pPr>
        <w:rPr>
          <w:color w:val="373a3c"/>
          <w:sz w:val="21"/>
          <w:szCs w:val="21"/>
          <w:highlight w:val="white"/>
        </w:rPr>
      </w:pPr>
      <w:r w:rsidDel="00000000" w:rsidR="00000000" w:rsidRPr="00000000">
        <w:rPr>
          <w:color w:val="373a3c"/>
          <w:highlight w:val="white"/>
          <w:rtl w:val="0"/>
        </w:rPr>
        <w:t xml:space="preserve">2.1 </w:t>
      </w:r>
      <w:r w:rsidDel="00000000" w:rsidR="00000000" w:rsidRPr="00000000">
        <w:rPr>
          <w:color w:val="373a3c"/>
          <w:sz w:val="21"/>
          <w:szCs w:val="21"/>
          <w:highlight w:val="white"/>
          <w:rtl w:val="0"/>
        </w:rPr>
        <w:t xml:space="preserve">Convert the Discount Code data (O13:P15) to a table.</w:t>
      </w:r>
    </w:p>
    <w:p w:rsidR="00000000" w:rsidDel="00000000" w:rsidP="00000000" w:rsidRDefault="00000000" w:rsidRPr="00000000" w14:paraId="00000127">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Add a new record directly below the table as follows:</w:t>
        <w:br w:type="textWrapping"/>
        <w:t xml:space="preserve">Code: C</w:t>
        <w:br w:type="textWrapping"/>
        <w:t xml:space="preserve">%: 15%</w:t>
        <w:br w:type="textWrapping"/>
        <w:t xml:space="preserve">What is the corrected Average Discount % shown in P19?</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(6,76)</w:t>
      </w:r>
    </w:p>
    <w:p w:rsidR="00000000" w:rsidDel="00000000" w:rsidP="00000000" w:rsidRDefault="00000000" w:rsidRPr="00000000" w14:paraId="00000128">
      <w:pPr>
        <w:rPr>
          <w:color w:val="373a3c"/>
          <w:sz w:val="21"/>
          <w:szCs w:val="21"/>
          <w:highlight w:val="white"/>
        </w:rPr>
      </w:pPr>
      <w:r w:rsidDel="00000000" w:rsidR="00000000" w:rsidRPr="00000000">
        <w:rPr>
          <w:b w:val="1"/>
          <w:color w:val="373a3c"/>
          <w:highlight w:val="white"/>
          <w:rtl w:val="0"/>
        </w:rPr>
        <w:br w:type="textWrapping"/>
      </w:r>
      <w:r w:rsidDel="00000000" w:rsidR="00000000" w:rsidRPr="00000000">
        <w:rPr>
          <w:color w:val="373a3c"/>
          <w:highlight w:val="white"/>
          <w:rtl w:val="0"/>
        </w:rPr>
        <w:t xml:space="preserve">3.1 </w:t>
      </w:r>
      <w:r w:rsidDel="00000000" w:rsidR="00000000" w:rsidRPr="00000000">
        <w:rPr>
          <w:color w:val="373a3c"/>
          <w:sz w:val="21"/>
          <w:szCs w:val="21"/>
          <w:highlight w:val="white"/>
          <w:rtl w:val="0"/>
        </w:rPr>
        <w:t xml:space="preserve">Convert the Homewares Inventory data to a table. Apply the table style White, Table Style Light 18. Turn off banded rows and turn on banded columns.</w:t>
      </w:r>
    </w:p>
    <w:p w:rsidR="00000000" w:rsidDel="00000000" w:rsidP="00000000" w:rsidRDefault="00000000" w:rsidRPr="00000000" w14:paraId="00000129">
      <w:pP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Which of the following most closely resembles your table?</w:t>
      </w:r>
    </w:p>
    <w:p w:rsidR="00000000" w:rsidDel="00000000" w:rsidP="00000000" w:rsidRDefault="00000000" w:rsidRPr="00000000" w14:paraId="0000012A">
      <w:pPr>
        <w:rPr>
          <w:color w:val="373a3c"/>
          <w:highlight w:val="white"/>
        </w:rPr>
      </w:pPr>
      <w:r w:rsidDel="00000000" w:rsidR="00000000" w:rsidRPr="00000000">
        <w:rPr>
          <w:color w:val="373a3c"/>
          <w:highlight w:val="white"/>
        </w:rPr>
        <w:drawing>
          <wp:inline distB="114300" distT="114300" distL="114300" distR="114300">
            <wp:extent cx="5734050" cy="28194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color w:val="373a3c"/>
          <w:highlight w:val="white"/>
        </w:rPr>
      </w:pPr>
      <w:r w:rsidDel="00000000" w:rsidR="00000000" w:rsidRPr="00000000">
        <w:rPr>
          <w:b w:val="1"/>
          <w:color w:val="373a3c"/>
          <w:highlight w:val="white"/>
          <w:rtl w:val="0"/>
        </w:rPr>
        <w:t xml:space="preserve">(Вверху картинка)</w:t>
      </w:r>
    </w:p>
    <w:p w:rsidR="00000000" w:rsidDel="00000000" w:rsidP="00000000" w:rsidRDefault="00000000" w:rsidRPr="00000000" w14:paraId="0000012C">
      <w:pPr>
        <w:rPr>
          <w:b w:val="1"/>
          <w:color w:val="373a3c"/>
          <w:highlight w:val="white"/>
        </w:rPr>
      </w:pPr>
      <w:r w:rsidDel="00000000" w:rsidR="00000000" w:rsidRPr="00000000">
        <w:rPr>
          <w:rtl w:val="0"/>
        </w:rPr>
      </w:r>
    </w:p>
    <w:p w:rsidR="00000000" w:rsidDel="00000000" w:rsidP="00000000" w:rsidRDefault="00000000" w:rsidRPr="00000000" w14:paraId="0000012D">
      <w:pPr>
        <w:rPr>
          <w:color w:val="373a3c"/>
          <w:sz w:val="21"/>
          <w:szCs w:val="21"/>
          <w:highlight w:val="white"/>
        </w:rPr>
      </w:pPr>
      <w:r w:rsidDel="00000000" w:rsidR="00000000" w:rsidRPr="00000000">
        <w:rPr>
          <w:color w:val="373a3c"/>
          <w:highlight w:val="white"/>
          <w:rtl w:val="0"/>
        </w:rPr>
        <w:t xml:space="preserve">4.1 </w:t>
      </w:r>
      <w:r w:rsidDel="00000000" w:rsidR="00000000" w:rsidRPr="00000000">
        <w:rPr>
          <w:color w:val="373a3c"/>
          <w:sz w:val="21"/>
          <w:szCs w:val="21"/>
          <w:highlight w:val="white"/>
          <w:rtl w:val="0"/>
        </w:rPr>
        <w:t xml:space="preserve">Turn on the Total Row. Change the calculation for the Retail Price column to calculate the average retail price.</w:t>
      </w:r>
    </w:p>
    <w:p w:rsidR="00000000" w:rsidDel="00000000" w:rsidP="00000000" w:rsidRDefault="00000000" w:rsidRPr="00000000" w14:paraId="0000012E">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is the average retail price?</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(101.05)</w:t>
      </w:r>
    </w:p>
    <w:p w:rsidR="00000000" w:rsidDel="00000000" w:rsidP="00000000" w:rsidRDefault="00000000" w:rsidRPr="00000000" w14:paraId="0000012F">
      <w:pPr>
        <w:rPr>
          <w:color w:val="373a3c"/>
          <w:highlight w:val="white"/>
        </w:rPr>
      </w:pPr>
      <w:r w:rsidDel="00000000" w:rsidR="00000000" w:rsidRPr="00000000">
        <w:rPr>
          <w:color w:val="373a3c"/>
          <w:highlight w:val="white"/>
          <w:rtl w:val="0"/>
        </w:rPr>
        <w:t xml:space="preserve">5.1 </w:t>
      </w:r>
      <w:r w:rsidDel="00000000" w:rsidR="00000000" w:rsidRPr="00000000">
        <w:rPr>
          <w:color w:val="373a3c"/>
          <w:sz w:val="21"/>
          <w:szCs w:val="21"/>
          <w:highlight w:val="white"/>
          <w:rtl w:val="0"/>
        </w:rPr>
        <w:t xml:space="preserve">The In Stock column displays the number of items in stock for each product. Using the Total Row to add a calculation, how many items are currently in stock for all products?</w:t>
      </w:r>
      <w:r w:rsidDel="00000000" w:rsidR="00000000" w:rsidRPr="00000000">
        <w:rPr>
          <w:rtl w:val="0"/>
        </w:rPr>
      </w:r>
    </w:p>
    <w:p w:rsidR="00000000" w:rsidDel="00000000" w:rsidP="00000000" w:rsidRDefault="00000000" w:rsidRPr="00000000" w14:paraId="00000130">
      <w:pPr>
        <w:rPr>
          <w:b w:val="1"/>
          <w:color w:val="373a3c"/>
          <w:highlight w:val="white"/>
        </w:rPr>
      </w:pPr>
      <w:r w:rsidDel="00000000" w:rsidR="00000000" w:rsidRPr="00000000">
        <w:rPr>
          <w:b w:val="1"/>
          <w:color w:val="373a3c"/>
          <w:highlight w:val="white"/>
          <w:rtl w:val="0"/>
        </w:rPr>
        <w:t xml:space="preserve">(1428)</w:t>
        <w:br w:type="textWrapping"/>
      </w:r>
    </w:p>
    <w:p w:rsidR="00000000" w:rsidDel="00000000" w:rsidP="00000000" w:rsidRDefault="00000000" w:rsidRPr="00000000" w14:paraId="00000131">
      <w:pPr>
        <w:rPr>
          <w:color w:val="373a3c"/>
          <w:sz w:val="21"/>
          <w:szCs w:val="21"/>
          <w:highlight w:val="white"/>
        </w:rPr>
      </w:pPr>
      <w:r w:rsidDel="00000000" w:rsidR="00000000" w:rsidRPr="00000000">
        <w:rPr>
          <w:color w:val="373a3c"/>
          <w:highlight w:val="white"/>
          <w:rtl w:val="0"/>
        </w:rPr>
        <w:t xml:space="preserve">6.1 </w:t>
      </w:r>
      <w:r w:rsidDel="00000000" w:rsidR="00000000" w:rsidRPr="00000000">
        <w:rPr>
          <w:color w:val="373a3c"/>
          <w:sz w:val="21"/>
          <w:szCs w:val="21"/>
          <w:highlight w:val="white"/>
          <w:rtl w:val="0"/>
        </w:rPr>
        <w:t xml:space="preserve">You have been informed that there may be duplicates in the data. Use the Remove Duplicates tool to remove any duplicate entries.</w:t>
      </w:r>
    </w:p>
    <w:p w:rsidR="00000000" w:rsidDel="00000000" w:rsidP="00000000" w:rsidRDefault="00000000" w:rsidRPr="00000000" w14:paraId="00000132">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is the corrected average retail price?</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(104.13)</w:t>
        <w:br w:type="textWrapping"/>
        <w:br w:type="textWrapping"/>
      </w:r>
      <w:r w:rsidDel="00000000" w:rsidR="00000000" w:rsidRPr="00000000">
        <w:rPr>
          <w:color w:val="373a3c"/>
          <w:highlight w:val="white"/>
          <w:rtl w:val="0"/>
        </w:rPr>
        <w:t xml:space="preserve">7.1 </w:t>
      </w:r>
      <w:r w:rsidDel="00000000" w:rsidR="00000000" w:rsidRPr="00000000">
        <w:rPr>
          <w:color w:val="373a3c"/>
          <w:sz w:val="21"/>
          <w:szCs w:val="21"/>
          <w:highlight w:val="white"/>
          <w:rtl w:val="0"/>
        </w:rPr>
        <w:t xml:space="preserve">You need to find out which products need re-ordering most urgently. Sort the data by the column In Stock from Smallest to Largest.</w:t>
        <w:br w:type="textWrapping"/>
        <w:t xml:space="preserve">Enter the full product code for the product with the smallest number in stock.</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(HARD-015)</w:t>
      </w:r>
    </w:p>
    <w:p w:rsidR="00000000" w:rsidDel="00000000" w:rsidP="00000000" w:rsidRDefault="00000000" w:rsidRPr="00000000" w14:paraId="00000133">
      <w:pPr>
        <w:rPr>
          <w:b w:val="1"/>
          <w:color w:val="373a3c"/>
          <w:highlight w:val="white"/>
        </w:rPr>
      </w:pPr>
      <w:r w:rsidDel="00000000" w:rsidR="00000000" w:rsidRPr="00000000">
        <w:rPr>
          <w:rtl w:val="0"/>
        </w:rPr>
      </w:r>
    </w:p>
    <w:p w:rsidR="00000000" w:rsidDel="00000000" w:rsidP="00000000" w:rsidRDefault="00000000" w:rsidRPr="00000000" w14:paraId="00000134">
      <w:pPr>
        <w:rPr>
          <w:color w:val="373a3c"/>
          <w:sz w:val="21"/>
          <w:szCs w:val="21"/>
          <w:highlight w:val="white"/>
        </w:rPr>
      </w:pPr>
      <w:r w:rsidDel="00000000" w:rsidR="00000000" w:rsidRPr="00000000">
        <w:rPr>
          <w:color w:val="373a3c"/>
          <w:highlight w:val="white"/>
          <w:rtl w:val="0"/>
        </w:rPr>
        <w:t xml:space="preserve">8.1 </w:t>
      </w:r>
      <w:r w:rsidDel="00000000" w:rsidR="00000000" w:rsidRPr="00000000">
        <w:rPr>
          <w:color w:val="373a3c"/>
          <w:sz w:val="21"/>
          <w:szCs w:val="21"/>
          <w:highlight w:val="white"/>
          <w:rtl w:val="0"/>
        </w:rPr>
        <w:t xml:space="preserve">You are doing an audit of products supplied by the company Kestrel. Filter the data by the supplier Kestrel.</w:t>
      </w:r>
    </w:p>
    <w:p w:rsidR="00000000" w:rsidDel="00000000" w:rsidP="00000000" w:rsidRDefault="00000000" w:rsidRPr="00000000" w14:paraId="00000135">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is the updated value for the total number of items in stock now?</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w:t>
      </w:r>
    </w:p>
    <w:p w:rsidR="00000000" w:rsidDel="00000000" w:rsidP="00000000" w:rsidRDefault="00000000" w:rsidRPr="00000000" w14:paraId="00000136">
      <w:pPr>
        <w:rPr>
          <w:b w:val="1"/>
          <w:color w:val="373a3c"/>
          <w:highlight w:val="white"/>
        </w:rPr>
      </w:pPr>
      <w:r w:rsidDel="00000000" w:rsidR="00000000" w:rsidRPr="00000000">
        <w:rPr>
          <w:rtl w:val="0"/>
        </w:rPr>
      </w:r>
    </w:p>
    <w:p w:rsidR="00000000" w:rsidDel="00000000" w:rsidP="00000000" w:rsidRDefault="00000000" w:rsidRPr="00000000" w14:paraId="00000137">
      <w:pPr>
        <w:rPr>
          <w:color w:val="373a3c"/>
          <w:sz w:val="21"/>
          <w:szCs w:val="21"/>
          <w:highlight w:val="white"/>
        </w:rPr>
      </w:pPr>
      <w:r w:rsidDel="00000000" w:rsidR="00000000" w:rsidRPr="00000000">
        <w:rPr>
          <w:color w:val="373a3c"/>
          <w:highlight w:val="white"/>
          <w:rtl w:val="0"/>
        </w:rPr>
        <w:t xml:space="preserve">9.1 </w:t>
      </w:r>
      <w:r w:rsidDel="00000000" w:rsidR="00000000" w:rsidRPr="00000000">
        <w:rPr>
          <w:color w:val="373a3c"/>
          <w:sz w:val="21"/>
          <w:szCs w:val="21"/>
          <w:highlight w:val="white"/>
          <w:rtl w:val="0"/>
        </w:rPr>
        <w:t xml:space="preserve">Clear the filter on Supplier and add a new filter to get the top 5% of stock items by retail price.</w:t>
      </w:r>
    </w:p>
    <w:p w:rsidR="00000000" w:rsidDel="00000000" w:rsidP="00000000" w:rsidRDefault="00000000" w:rsidRPr="00000000" w14:paraId="00000138">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is the average retail price for these items?</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w:t>
        <w:br w:type="textWrapping"/>
      </w:r>
    </w:p>
    <w:p w:rsidR="00000000" w:rsidDel="00000000" w:rsidP="00000000" w:rsidRDefault="00000000" w:rsidRPr="00000000" w14:paraId="00000139">
      <w:pPr>
        <w:rPr>
          <w:color w:val="373a3c"/>
          <w:sz w:val="21"/>
          <w:szCs w:val="21"/>
          <w:highlight w:val="white"/>
        </w:rPr>
      </w:pPr>
      <w:r w:rsidDel="00000000" w:rsidR="00000000" w:rsidRPr="00000000">
        <w:rPr>
          <w:color w:val="373a3c"/>
          <w:highlight w:val="white"/>
          <w:rtl w:val="0"/>
        </w:rPr>
        <w:t xml:space="preserve">10.1 </w:t>
      </w:r>
      <w:r w:rsidDel="00000000" w:rsidR="00000000" w:rsidRPr="00000000">
        <w:rPr>
          <w:color w:val="373a3c"/>
          <w:sz w:val="21"/>
          <w:szCs w:val="21"/>
          <w:highlight w:val="white"/>
          <w:rtl w:val="0"/>
        </w:rPr>
        <w:t xml:space="preserve">Clear all filters and turn off the total row. In the first empty row add the following record:</w:t>
      </w:r>
    </w:p>
    <w:tbl>
      <w:tblPr>
        <w:tblStyle w:val="Table1"/>
        <w:tblW w:w="8745.0" w:type="dxa"/>
        <w:jc w:val="left"/>
        <w:tblInd w:w="300.0" w:type="pct"/>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600"/>
      </w:tblPr>
      <w:tblGrid>
        <w:gridCol w:w="3075"/>
        <w:gridCol w:w="5670"/>
        <w:tblGridChange w:id="0">
          <w:tblGrid>
            <w:gridCol w:w="3075"/>
            <w:gridCol w:w="5670"/>
          </w:tblGrid>
        </w:tblGridChange>
      </w:tblGrid>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A">
            <w:pPr>
              <w:spacing w:after="360" w:lineRule="auto"/>
              <w:rPr>
                <w:color w:val="373a3c"/>
                <w:sz w:val="26"/>
                <w:szCs w:val="26"/>
                <w:highlight w:val="white"/>
              </w:rPr>
            </w:pPr>
            <w:r w:rsidDel="00000000" w:rsidR="00000000" w:rsidRPr="00000000">
              <w:rPr>
                <w:color w:val="373a3c"/>
                <w:sz w:val="26"/>
                <w:szCs w:val="26"/>
                <w:highlight w:val="white"/>
                <w:rtl w:val="0"/>
              </w:rPr>
              <w:t xml:space="preserve">Product Code</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B">
            <w:pPr>
              <w:spacing w:after="360" w:lineRule="auto"/>
              <w:rPr>
                <w:color w:val="373a3c"/>
                <w:sz w:val="26"/>
                <w:szCs w:val="26"/>
                <w:highlight w:val="white"/>
              </w:rPr>
            </w:pPr>
            <w:r w:rsidDel="00000000" w:rsidR="00000000" w:rsidRPr="00000000">
              <w:rPr>
                <w:color w:val="373a3c"/>
                <w:sz w:val="26"/>
                <w:szCs w:val="26"/>
                <w:highlight w:val="white"/>
                <w:rtl w:val="0"/>
              </w:rPr>
              <w:t xml:space="preserve">HARD-026</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C">
            <w:pPr>
              <w:spacing w:after="360" w:lineRule="auto"/>
              <w:rPr>
                <w:color w:val="373a3c"/>
                <w:sz w:val="26"/>
                <w:szCs w:val="26"/>
                <w:highlight w:val="white"/>
              </w:rPr>
            </w:pPr>
            <w:r w:rsidDel="00000000" w:rsidR="00000000" w:rsidRPr="00000000">
              <w:rPr>
                <w:color w:val="373a3c"/>
                <w:sz w:val="26"/>
                <w:szCs w:val="26"/>
                <w:highlight w:val="white"/>
                <w:rtl w:val="0"/>
              </w:rPr>
              <w:t xml:space="preserve">Item Description</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D">
            <w:pPr>
              <w:spacing w:after="360" w:lineRule="auto"/>
              <w:rPr>
                <w:color w:val="373a3c"/>
                <w:sz w:val="26"/>
                <w:szCs w:val="26"/>
                <w:highlight w:val="white"/>
              </w:rPr>
            </w:pPr>
            <w:r w:rsidDel="00000000" w:rsidR="00000000" w:rsidRPr="00000000">
              <w:rPr>
                <w:color w:val="373a3c"/>
                <w:sz w:val="26"/>
                <w:szCs w:val="26"/>
                <w:highlight w:val="white"/>
                <w:rtl w:val="0"/>
              </w:rPr>
              <w:t xml:space="preserve">Chrome-Plated Face Frame Hinge</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E">
            <w:pPr>
              <w:spacing w:after="360" w:lineRule="auto"/>
              <w:rPr>
                <w:color w:val="373a3c"/>
                <w:sz w:val="26"/>
                <w:szCs w:val="26"/>
                <w:highlight w:val="white"/>
              </w:rPr>
            </w:pPr>
            <w:r w:rsidDel="00000000" w:rsidR="00000000" w:rsidRPr="00000000">
              <w:rPr>
                <w:color w:val="373a3c"/>
                <w:sz w:val="26"/>
                <w:szCs w:val="26"/>
                <w:highlight w:val="white"/>
                <w:rtl w:val="0"/>
              </w:rPr>
              <w:t xml:space="preserve">Supplier</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3F">
            <w:pPr>
              <w:spacing w:after="360" w:lineRule="auto"/>
              <w:rPr>
                <w:color w:val="373a3c"/>
                <w:sz w:val="26"/>
                <w:szCs w:val="26"/>
                <w:highlight w:val="white"/>
              </w:rPr>
            </w:pPr>
            <w:r w:rsidDel="00000000" w:rsidR="00000000" w:rsidRPr="00000000">
              <w:rPr>
                <w:color w:val="373a3c"/>
                <w:sz w:val="26"/>
                <w:szCs w:val="26"/>
                <w:highlight w:val="white"/>
                <w:rtl w:val="0"/>
              </w:rPr>
              <w:t xml:space="preserve">PHISION</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0">
            <w:pPr>
              <w:spacing w:after="360" w:lineRule="auto"/>
              <w:rPr>
                <w:color w:val="373a3c"/>
                <w:sz w:val="26"/>
                <w:szCs w:val="26"/>
                <w:highlight w:val="white"/>
              </w:rPr>
            </w:pPr>
            <w:r w:rsidDel="00000000" w:rsidR="00000000" w:rsidRPr="00000000">
              <w:rPr>
                <w:color w:val="373a3c"/>
                <w:sz w:val="26"/>
                <w:szCs w:val="26"/>
                <w:highlight w:val="white"/>
                <w:rtl w:val="0"/>
              </w:rPr>
              <w:t xml:space="preserve">Department</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1">
            <w:pPr>
              <w:spacing w:after="360" w:lineRule="auto"/>
              <w:rPr>
                <w:color w:val="373a3c"/>
                <w:sz w:val="26"/>
                <w:szCs w:val="26"/>
                <w:highlight w:val="white"/>
              </w:rPr>
            </w:pPr>
            <w:r w:rsidDel="00000000" w:rsidR="00000000" w:rsidRPr="00000000">
              <w:rPr>
                <w:color w:val="373a3c"/>
                <w:sz w:val="26"/>
                <w:szCs w:val="26"/>
                <w:highlight w:val="white"/>
                <w:rtl w:val="0"/>
              </w:rPr>
              <w:t xml:space="preserve">Hardware</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2">
            <w:pPr>
              <w:spacing w:after="360" w:lineRule="auto"/>
              <w:rPr>
                <w:color w:val="373a3c"/>
                <w:sz w:val="26"/>
                <w:szCs w:val="26"/>
                <w:highlight w:val="white"/>
              </w:rPr>
            </w:pPr>
            <w:r w:rsidDel="00000000" w:rsidR="00000000" w:rsidRPr="00000000">
              <w:rPr>
                <w:color w:val="373a3c"/>
                <w:sz w:val="26"/>
                <w:szCs w:val="26"/>
                <w:highlight w:val="white"/>
                <w:rtl w:val="0"/>
              </w:rPr>
              <w:t xml:space="preserve">Origin</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3">
            <w:pPr>
              <w:spacing w:after="360" w:lineRule="auto"/>
              <w:rPr>
                <w:color w:val="373a3c"/>
                <w:sz w:val="26"/>
                <w:szCs w:val="26"/>
                <w:highlight w:val="white"/>
              </w:rPr>
            </w:pPr>
            <w:r w:rsidDel="00000000" w:rsidR="00000000" w:rsidRPr="00000000">
              <w:rPr>
                <w:color w:val="373a3c"/>
                <w:sz w:val="26"/>
                <w:szCs w:val="26"/>
                <w:highlight w:val="white"/>
                <w:rtl w:val="0"/>
              </w:rPr>
              <w:t xml:space="preserve">China</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4">
            <w:pPr>
              <w:spacing w:after="360" w:lineRule="auto"/>
              <w:rPr>
                <w:color w:val="373a3c"/>
                <w:sz w:val="26"/>
                <w:szCs w:val="26"/>
                <w:highlight w:val="white"/>
              </w:rPr>
            </w:pPr>
            <w:r w:rsidDel="00000000" w:rsidR="00000000" w:rsidRPr="00000000">
              <w:rPr>
                <w:color w:val="373a3c"/>
                <w:sz w:val="26"/>
                <w:szCs w:val="26"/>
                <w:highlight w:val="white"/>
                <w:rtl w:val="0"/>
              </w:rPr>
              <w:t xml:space="preserve">Location</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5">
            <w:pPr>
              <w:spacing w:after="360" w:lineRule="auto"/>
              <w:rPr>
                <w:color w:val="373a3c"/>
                <w:sz w:val="26"/>
                <w:szCs w:val="26"/>
                <w:highlight w:val="white"/>
              </w:rPr>
            </w:pPr>
            <w:r w:rsidDel="00000000" w:rsidR="00000000" w:rsidRPr="00000000">
              <w:rPr>
                <w:color w:val="373a3c"/>
                <w:sz w:val="26"/>
                <w:szCs w:val="26"/>
                <w:highlight w:val="white"/>
                <w:rtl w:val="0"/>
              </w:rPr>
              <w:t xml:space="preserve">Showroom</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6">
            <w:pPr>
              <w:spacing w:after="360" w:lineRule="auto"/>
              <w:rPr>
                <w:color w:val="373a3c"/>
                <w:sz w:val="26"/>
                <w:szCs w:val="26"/>
                <w:highlight w:val="white"/>
              </w:rPr>
            </w:pPr>
            <w:r w:rsidDel="00000000" w:rsidR="00000000" w:rsidRPr="00000000">
              <w:rPr>
                <w:color w:val="373a3c"/>
                <w:sz w:val="26"/>
                <w:szCs w:val="26"/>
                <w:highlight w:val="white"/>
                <w:rtl w:val="0"/>
              </w:rPr>
              <w:t xml:space="preserve">Rack</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7">
            <w:pPr>
              <w:spacing w:after="360" w:lineRule="auto"/>
              <w:rPr>
                <w:color w:val="373a3c"/>
                <w:sz w:val="26"/>
                <w:szCs w:val="26"/>
                <w:highlight w:val="white"/>
              </w:rPr>
            </w:pPr>
            <w:r w:rsidDel="00000000" w:rsidR="00000000" w:rsidRPr="00000000">
              <w:rPr>
                <w:color w:val="373a3c"/>
                <w:sz w:val="26"/>
                <w:szCs w:val="26"/>
                <w:highlight w:val="white"/>
                <w:rtl w:val="0"/>
              </w:rPr>
              <w:t xml:space="preserve">02</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8">
            <w:pPr>
              <w:spacing w:after="360" w:lineRule="auto"/>
              <w:rPr>
                <w:color w:val="373a3c"/>
                <w:sz w:val="26"/>
                <w:szCs w:val="26"/>
                <w:highlight w:val="white"/>
              </w:rPr>
            </w:pPr>
            <w:r w:rsidDel="00000000" w:rsidR="00000000" w:rsidRPr="00000000">
              <w:rPr>
                <w:color w:val="373a3c"/>
                <w:sz w:val="26"/>
                <w:szCs w:val="26"/>
                <w:highlight w:val="white"/>
                <w:rtl w:val="0"/>
              </w:rPr>
              <w:t xml:space="preserve">In Stock</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9">
            <w:pPr>
              <w:spacing w:after="360" w:lineRule="auto"/>
              <w:rPr>
                <w:color w:val="373a3c"/>
                <w:sz w:val="26"/>
                <w:szCs w:val="26"/>
                <w:highlight w:val="white"/>
              </w:rPr>
            </w:pPr>
            <w:r w:rsidDel="00000000" w:rsidR="00000000" w:rsidRPr="00000000">
              <w:rPr>
                <w:color w:val="373a3c"/>
                <w:sz w:val="26"/>
                <w:szCs w:val="26"/>
                <w:highlight w:val="white"/>
                <w:rtl w:val="0"/>
              </w:rPr>
              <w:t xml:space="preserve">100</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A">
            <w:pPr>
              <w:spacing w:after="360" w:lineRule="auto"/>
              <w:rPr>
                <w:color w:val="373a3c"/>
                <w:sz w:val="26"/>
                <w:szCs w:val="26"/>
                <w:highlight w:val="white"/>
              </w:rPr>
            </w:pPr>
            <w:r w:rsidDel="00000000" w:rsidR="00000000" w:rsidRPr="00000000">
              <w:rPr>
                <w:color w:val="373a3c"/>
                <w:sz w:val="26"/>
                <w:szCs w:val="26"/>
                <w:highlight w:val="white"/>
                <w:rtl w:val="0"/>
              </w:rPr>
              <w:t xml:space="preserve">Target Level</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B">
            <w:pPr>
              <w:spacing w:after="360" w:lineRule="auto"/>
              <w:rPr>
                <w:color w:val="373a3c"/>
                <w:sz w:val="26"/>
                <w:szCs w:val="26"/>
                <w:highlight w:val="white"/>
              </w:rPr>
            </w:pPr>
            <w:r w:rsidDel="00000000" w:rsidR="00000000" w:rsidRPr="00000000">
              <w:rPr>
                <w:color w:val="373a3c"/>
                <w:sz w:val="26"/>
                <w:szCs w:val="26"/>
                <w:highlight w:val="white"/>
                <w:rtl w:val="0"/>
              </w:rPr>
              <w:t xml:space="preserve">100</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C">
            <w:pPr>
              <w:spacing w:after="360" w:lineRule="auto"/>
              <w:rPr>
                <w:color w:val="373a3c"/>
                <w:sz w:val="26"/>
                <w:szCs w:val="26"/>
                <w:highlight w:val="white"/>
              </w:rPr>
            </w:pPr>
            <w:r w:rsidDel="00000000" w:rsidR="00000000" w:rsidRPr="00000000">
              <w:rPr>
                <w:color w:val="373a3c"/>
                <w:sz w:val="26"/>
                <w:szCs w:val="26"/>
                <w:highlight w:val="white"/>
                <w:rtl w:val="0"/>
              </w:rPr>
              <w:t xml:space="preserve">Reorder Level</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D">
            <w:pPr>
              <w:spacing w:after="360" w:lineRule="auto"/>
              <w:rPr>
                <w:color w:val="373a3c"/>
                <w:sz w:val="26"/>
                <w:szCs w:val="26"/>
                <w:highlight w:val="white"/>
              </w:rPr>
            </w:pPr>
            <w:r w:rsidDel="00000000" w:rsidR="00000000" w:rsidRPr="00000000">
              <w:rPr>
                <w:color w:val="373a3c"/>
                <w:sz w:val="26"/>
                <w:szCs w:val="26"/>
                <w:highlight w:val="white"/>
                <w:rtl w:val="0"/>
              </w:rPr>
              <w:t xml:space="preserve">50</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E">
            <w:pPr>
              <w:spacing w:after="360" w:lineRule="auto"/>
              <w:rPr>
                <w:color w:val="373a3c"/>
                <w:sz w:val="26"/>
                <w:szCs w:val="26"/>
                <w:highlight w:val="white"/>
              </w:rPr>
            </w:pPr>
            <w:r w:rsidDel="00000000" w:rsidR="00000000" w:rsidRPr="00000000">
              <w:rPr>
                <w:color w:val="373a3c"/>
                <w:sz w:val="26"/>
                <w:szCs w:val="26"/>
                <w:highlight w:val="white"/>
                <w:rtl w:val="0"/>
              </w:rPr>
              <w:t xml:space="preserve">Discount %</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4F">
            <w:pPr>
              <w:spacing w:after="360" w:lineRule="auto"/>
              <w:rPr>
                <w:color w:val="373a3c"/>
                <w:sz w:val="26"/>
                <w:szCs w:val="26"/>
                <w:highlight w:val="white"/>
              </w:rPr>
            </w:pPr>
            <w:r w:rsidDel="00000000" w:rsidR="00000000" w:rsidRPr="00000000">
              <w:rPr>
                <w:color w:val="373a3c"/>
                <w:sz w:val="26"/>
                <w:szCs w:val="26"/>
                <w:highlight w:val="white"/>
                <w:rtl w:val="0"/>
              </w:rPr>
              <w:t xml:space="preserve">(</w:t>
            </w:r>
            <w:r w:rsidDel="00000000" w:rsidR="00000000" w:rsidRPr="00000000">
              <w:rPr>
                <w:i w:val="1"/>
                <w:color w:val="373a3c"/>
                <w:sz w:val="26"/>
                <w:szCs w:val="26"/>
                <w:highlight w:val="white"/>
                <w:rtl w:val="0"/>
              </w:rPr>
              <w:t xml:space="preserve">Copy down from the row above</w:t>
            </w:r>
            <w:r w:rsidDel="00000000" w:rsidR="00000000" w:rsidRPr="00000000">
              <w:rPr>
                <w:color w:val="373a3c"/>
                <w:sz w:val="26"/>
                <w:szCs w:val="26"/>
                <w:highlight w:val="white"/>
                <w:rtl w:val="0"/>
              </w:rPr>
              <w:t xml:space="preserve">)</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50">
            <w:pPr>
              <w:spacing w:after="360" w:lineRule="auto"/>
              <w:rPr>
                <w:color w:val="373a3c"/>
                <w:sz w:val="26"/>
                <w:szCs w:val="26"/>
                <w:highlight w:val="white"/>
              </w:rPr>
            </w:pPr>
            <w:r w:rsidDel="00000000" w:rsidR="00000000" w:rsidRPr="00000000">
              <w:rPr>
                <w:color w:val="373a3c"/>
                <w:sz w:val="26"/>
                <w:szCs w:val="26"/>
                <w:highlight w:val="white"/>
                <w:rtl w:val="0"/>
              </w:rPr>
              <w:t xml:space="preserve">Unit Cost</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51">
            <w:pPr>
              <w:spacing w:after="360" w:lineRule="auto"/>
              <w:rPr>
                <w:color w:val="373a3c"/>
                <w:sz w:val="26"/>
                <w:szCs w:val="26"/>
                <w:highlight w:val="white"/>
              </w:rPr>
            </w:pPr>
            <w:r w:rsidDel="00000000" w:rsidR="00000000" w:rsidRPr="00000000">
              <w:rPr>
                <w:color w:val="373a3c"/>
                <w:sz w:val="26"/>
                <w:szCs w:val="26"/>
                <w:highlight w:val="white"/>
                <w:rtl w:val="0"/>
              </w:rPr>
              <w:t xml:space="preserve">$6.32</w:t>
            </w:r>
          </w:p>
        </w:tc>
      </w:tr>
      <w:tr>
        <w:trPr>
          <w:trHeight w:val="480" w:hRule="atLeast"/>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52">
            <w:pPr>
              <w:spacing w:after="360" w:lineRule="auto"/>
              <w:rPr>
                <w:color w:val="373a3c"/>
                <w:sz w:val="26"/>
                <w:szCs w:val="26"/>
                <w:highlight w:val="white"/>
              </w:rPr>
            </w:pPr>
            <w:r w:rsidDel="00000000" w:rsidR="00000000" w:rsidRPr="00000000">
              <w:rPr>
                <w:color w:val="373a3c"/>
                <w:sz w:val="26"/>
                <w:szCs w:val="26"/>
                <w:highlight w:val="white"/>
                <w:rtl w:val="0"/>
              </w:rPr>
              <w:t xml:space="preserve">Retail Price</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153">
            <w:pPr>
              <w:spacing w:after="360" w:lineRule="auto"/>
              <w:rPr>
                <w:color w:val="373a3c"/>
                <w:sz w:val="26"/>
                <w:szCs w:val="26"/>
                <w:highlight w:val="white"/>
              </w:rPr>
            </w:pPr>
            <w:r w:rsidDel="00000000" w:rsidR="00000000" w:rsidRPr="00000000">
              <w:rPr>
                <w:color w:val="373a3c"/>
                <w:sz w:val="26"/>
                <w:szCs w:val="26"/>
                <w:highlight w:val="white"/>
                <w:rtl w:val="0"/>
              </w:rPr>
              <w:t xml:space="preserve">$7.49</w:t>
            </w:r>
          </w:p>
        </w:tc>
      </w:tr>
    </w:tbl>
    <w:p w:rsidR="00000000" w:rsidDel="00000000" w:rsidP="00000000" w:rsidRDefault="00000000" w:rsidRPr="00000000" w14:paraId="00000154">
      <w:pPr>
        <w:spacing w:after="300" w:line="342.85714285714283" w:lineRule="auto"/>
        <w:rPr>
          <w:b w:val="1"/>
          <w:color w:val="373a3c"/>
          <w:highlight w:val="white"/>
        </w:rPr>
      </w:pPr>
      <w:r w:rsidDel="00000000" w:rsidR="00000000" w:rsidRPr="00000000">
        <w:rPr>
          <w:color w:val="373a3c"/>
          <w:sz w:val="21"/>
          <w:szCs w:val="21"/>
          <w:highlight w:val="white"/>
          <w:rtl w:val="0"/>
        </w:rPr>
        <w:t xml:space="preserve">Turn the total row back on. What is the updated Average Retail Price?</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(102.27)</w:t>
      </w:r>
    </w:p>
    <w:p w:rsidR="00000000" w:rsidDel="00000000" w:rsidP="00000000" w:rsidRDefault="00000000" w:rsidRPr="00000000" w14:paraId="00000155">
      <w:pPr>
        <w:rPr>
          <w:b w:val="1"/>
          <w:color w:val="373a3c"/>
          <w:highlight w:val="white"/>
        </w:rPr>
      </w:pPr>
      <w:r w:rsidDel="00000000" w:rsidR="00000000" w:rsidRPr="00000000">
        <w:rPr>
          <w:rtl w:val="0"/>
        </w:rPr>
      </w:r>
    </w:p>
    <w:p w:rsidR="00000000" w:rsidDel="00000000" w:rsidP="00000000" w:rsidRDefault="00000000" w:rsidRPr="00000000" w14:paraId="00000156">
      <w:pPr>
        <w:rPr>
          <w:rFonts w:ascii="Merriweather" w:cs="Merriweather" w:eastAsia="Merriweather" w:hAnsi="Merriweather"/>
          <w:color w:val="373a3c"/>
          <w:sz w:val="30"/>
          <w:szCs w:val="30"/>
          <w:highlight w:val="white"/>
        </w:rPr>
      </w:pPr>
      <w:r w:rsidDel="00000000" w:rsidR="00000000" w:rsidRPr="00000000">
        <w:rPr>
          <w:b w:val="1"/>
          <w:color w:val="373a3c"/>
          <w:highlight w:val="white"/>
          <w:rtl w:val="0"/>
        </w:rPr>
        <w:t xml:space="preserve">Тест 6 </w:t>
      </w:r>
      <w:r w:rsidDel="00000000" w:rsidR="00000000" w:rsidRPr="00000000">
        <w:rPr>
          <w:rFonts w:ascii="Merriweather" w:cs="Merriweather" w:eastAsia="Merriweather" w:hAnsi="Merriweather"/>
          <w:color w:val="373a3c"/>
          <w:sz w:val="30"/>
          <w:szCs w:val="30"/>
          <w:highlight w:val="white"/>
          <w:rtl w:val="0"/>
        </w:rPr>
        <w:t xml:space="preserve">Test your Skills: Pivot Tables, Charts and Slicers</w:t>
      </w:r>
    </w:p>
    <w:p w:rsidR="00000000" w:rsidDel="00000000" w:rsidP="00000000" w:rsidRDefault="00000000" w:rsidRPr="00000000" w14:paraId="00000157">
      <w:pPr>
        <w:rPr>
          <w:b w:val="1"/>
          <w:color w:val="373a3c"/>
          <w:highlight w:val="white"/>
        </w:rPr>
      </w:pPr>
      <w:r w:rsidDel="00000000" w:rsidR="00000000" w:rsidRPr="00000000">
        <w:rPr>
          <w:rtl w:val="0"/>
        </w:rPr>
      </w:r>
    </w:p>
    <w:p w:rsidR="00000000" w:rsidDel="00000000" w:rsidP="00000000" w:rsidRDefault="00000000" w:rsidRPr="00000000" w14:paraId="00000158">
      <w:pPr>
        <w:spacing w:after="300" w:line="342.85714285714283" w:lineRule="auto"/>
        <w:rPr>
          <w:color w:val="373a3c"/>
          <w:sz w:val="21"/>
          <w:szCs w:val="21"/>
          <w:highlight w:val="white"/>
        </w:rPr>
      </w:pPr>
      <w:r w:rsidDel="00000000" w:rsidR="00000000" w:rsidRPr="00000000">
        <w:rPr>
          <w:color w:val="373a3c"/>
          <w:highlight w:val="white"/>
          <w:rtl w:val="0"/>
        </w:rPr>
        <w:t xml:space="preserve">1.1 </w:t>
      </w:r>
      <w:r w:rsidDel="00000000" w:rsidR="00000000" w:rsidRPr="00000000">
        <w:rPr>
          <w:color w:val="373a3c"/>
          <w:sz w:val="21"/>
          <w:szCs w:val="21"/>
          <w:highlight w:val="white"/>
          <w:rtl w:val="0"/>
        </w:rPr>
        <w:t xml:space="preserve">The attached workbook is needed to answer all the questions associated with this quiz. Before creating pivot tables it is always a good idea to put your data into a table. Convert the sales data to a table. Rename the table Sales. Turn on the Total Row and in the total row in the Price Paid column select Average to get the average price paid.</w:t>
      </w:r>
    </w:p>
    <w:p w:rsidR="00000000" w:rsidDel="00000000" w:rsidP="00000000" w:rsidRDefault="00000000" w:rsidRPr="00000000" w14:paraId="00000159">
      <w:pPr>
        <w:shd w:fill="ffffff" w:val="clea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was the Average Price Paid?</w:t>
        <w:br w:type="textWrapping"/>
      </w:r>
      <w:r w:rsidDel="00000000" w:rsidR="00000000" w:rsidRPr="00000000">
        <w:rPr>
          <w:b w:val="1"/>
          <w:color w:val="373a3c"/>
          <w:highlight w:val="white"/>
          <w:rtl w:val="0"/>
        </w:rPr>
        <w:t xml:space="preserve">(589287.28)</w:t>
      </w:r>
    </w:p>
    <w:p w:rsidR="00000000" w:rsidDel="00000000" w:rsidP="00000000" w:rsidRDefault="00000000" w:rsidRPr="00000000" w14:paraId="0000015A">
      <w:pPr>
        <w:rPr>
          <w:color w:val="373a3c"/>
          <w:sz w:val="21"/>
          <w:szCs w:val="21"/>
          <w:highlight w:val="white"/>
        </w:rPr>
      </w:pPr>
      <w:r w:rsidDel="00000000" w:rsidR="00000000" w:rsidRPr="00000000">
        <w:rPr>
          <w:color w:val="373a3c"/>
          <w:highlight w:val="white"/>
          <w:rtl w:val="0"/>
        </w:rPr>
        <w:t xml:space="preserve">2.1 </w:t>
      </w:r>
      <w:r w:rsidDel="00000000" w:rsidR="00000000" w:rsidRPr="00000000">
        <w:rPr>
          <w:color w:val="373a3c"/>
          <w:sz w:val="21"/>
          <w:szCs w:val="21"/>
          <w:highlight w:val="white"/>
          <w:rtl w:val="0"/>
        </w:rPr>
        <w:t xml:space="preserve">Turn off the Total Row. Create a Pivot Table in a new sheet to show the Total Price Paid for each Town.</w:t>
      </w:r>
    </w:p>
    <w:p w:rsidR="00000000" w:rsidDel="00000000" w:rsidP="00000000" w:rsidRDefault="00000000" w:rsidRPr="00000000" w14:paraId="0000015B">
      <w:pPr>
        <w:shd w:fill="ffffff" w:val="clea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does the Pivot Table show as a total for Southall?</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(4505138)</w:t>
      </w:r>
    </w:p>
    <w:p w:rsidR="00000000" w:rsidDel="00000000" w:rsidP="00000000" w:rsidRDefault="00000000" w:rsidRPr="00000000" w14:paraId="0000015C">
      <w:pPr>
        <w:rPr>
          <w:color w:val="373a3c"/>
          <w:sz w:val="21"/>
          <w:szCs w:val="21"/>
          <w:highlight w:val="white"/>
        </w:rPr>
      </w:pPr>
      <w:r w:rsidDel="00000000" w:rsidR="00000000" w:rsidRPr="00000000">
        <w:rPr>
          <w:b w:val="1"/>
          <w:color w:val="373a3c"/>
          <w:highlight w:val="white"/>
          <w:rtl w:val="0"/>
        </w:rPr>
        <w:br w:type="textWrapping"/>
      </w:r>
      <w:r w:rsidDel="00000000" w:rsidR="00000000" w:rsidRPr="00000000">
        <w:rPr>
          <w:color w:val="373a3c"/>
          <w:highlight w:val="white"/>
          <w:rtl w:val="0"/>
        </w:rPr>
        <w:t xml:space="preserve">3.1 </w:t>
      </w:r>
      <w:r w:rsidDel="00000000" w:rsidR="00000000" w:rsidRPr="00000000">
        <w:rPr>
          <w:color w:val="373a3c"/>
          <w:sz w:val="21"/>
          <w:szCs w:val="21"/>
          <w:highlight w:val="white"/>
          <w:rtl w:val="0"/>
        </w:rPr>
        <w:t xml:space="preserve">Modify the Pivot Table to show Year Sold in the columns.</w:t>
      </w:r>
    </w:p>
    <w:p w:rsidR="00000000" w:rsidDel="00000000" w:rsidP="00000000" w:rsidRDefault="00000000" w:rsidRPr="00000000" w14:paraId="0000015D">
      <w:pPr>
        <w:shd w:fill="ffffff" w:val="clea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were the total sales for Northholt for 2016?</w:t>
      </w:r>
      <w:r w:rsidDel="00000000" w:rsidR="00000000" w:rsidRPr="00000000">
        <w:rPr>
          <w:color w:val="373a3c"/>
          <w:highlight w:val="white"/>
          <w:rtl w:val="0"/>
        </w:rPr>
        <w:br w:type="textWrapping"/>
      </w:r>
      <w:r w:rsidDel="00000000" w:rsidR="00000000" w:rsidRPr="00000000">
        <w:rPr>
          <w:b w:val="1"/>
          <w:color w:val="373a3c"/>
          <w:highlight w:val="white"/>
          <w:rtl w:val="0"/>
        </w:rPr>
        <w:t xml:space="preserve">(4240650)</w:t>
      </w:r>
    </w:p>
    <w:p w:rsidR="00000000" w:rsidDel="00000000" w:rsidP="00000000" w:rsidRDefault="00000000" w:rsidRPr="00000000" w14:paraId="0000015E">
      <w:pPr>
        <w:rPr>
          <w:b w:val="1"/>
          <w:color w:val="373a3c"/>
          <w:highlight w:val="white"/>
        </w:rPr>
      </w:pPr>
      <w:r w:rsidDel="00000000" w:rsidR="00000000" w:rsidRPr="00000000">
        <w:rPr>
          <w:rtl w:val="0"/>
        </w:rPr>
      </w:r>
    </w:p>
    <w:p w:rsidR="00000000" w:rsidDel="00000000" w:rsidP="00000000" w:rsidRDefault="00000000" w:rsidRPr="00000000" w14:paraId="0000015F">
      <w:pPr>
        <w:rPr>
          <w:color w:val="373a3c"/>
          <w:sz w:val="21"/>
          <w:szCs w:val="21"/>
          <w:highlight w:val="white"/>
        </w:rPr>
      </w:pPr>
      <w:r w:rsidDel="00000000" w:rsidR="00000000" w:rsidRPr="00000000">
        <w:rPr>
          <w:color w:val="373a3c"/>
          <w:highlight w:val="white"/>
          <w:rtl w:val="0"/>
        </w:rPr>
        <w:t xml:space="preserve">4.1 </w:t>
      </w:r>
      <w:r w:rsidDel="00000000" w:rsidR="00000000" w:rsidRPr="00000000">
        <w:rPr>
          <w:color w:val="373a3c"/>
          <w:sz w:val="21"/>
          <w:szCs w:val="21"/>
          <w:highlight w:val="white"/>
          <w:rtl w:val="0"/>
        </w:rPr>
        <w:t xml:space="preserve">Change the value field settings to show the calculated values as a percentage of the Grand Total.</w:t>
      </w:r>
    </w:p>
    <w:p w:rsidR="00000000" w:rsidDel="00000000" w:rsidP="00000000" w:rsidRDefault="00000000" w:rsidRPr="00000000" w14:paraId="00000160">
      <w:pPr>
        <w:shd w:fill="ffffff" w:val="clea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percentage is shown for London in 2014?</w:t>
        <w:br w:type="textWrapping"/>
      </w:r>
      <w:r w:rsidDel="00000000" w:rsidR="00000000" w:rsidRPr="00000000">
        <w:rPr>
          <w:b w:val="1"/>
          <w:color w:val="373a3c"/>
          <w:highlight w:val="white"/>
          <w:rtl w:val="0"/>
        </w:rPr>
        <w:t xml:space="preserve">(33.92)</w:t>
      </w:r>
    </w:p>
    <w:p w:rsidR="00000000" w:rsidDel="00000000" w:rsidP="00000000" w:rsidRDefault="00000000" w:rsidRPr="00000000" w14:paraId="00000161">
      <w:pPr>
        <w:rPr>
          <w:b w:val="1"/>
          <w:color w:val="373a3c"/>
          <w:highlight w:val="white"/>
        </w:rPr>
      </w:pPr>
      <w:r w:rsidDel="00000000" w:rsidR="00000000" w:rsidRPr="00000000">
        <w:rPr>
          <w:rtl w:val="0"/>
        </w:rPr>
      </w:r>
    </w:p>
    <w:p w:rsidR="00000000" w:rsidDel="00000000" w:rsidP="00000000" w:rsidRDefault="00000000" w:rsidRPr="00000000" w14:paraId="00000162">
      <w:pPr>
        <w:rPr>
          <w:color w:val="373a3c"/>
          <w:sz w:val="21"/>
          <w:szCs w:val="21"/>
          <w:highlight w:val="white"/>
        </w:rPr>
      </w:pPr>
      <w:r w:rsidDel="00000000" w:rsidR="00000000" w:rsidRPr="00000000">
        <w:rPr>
          <w:color w:val="373a3c"/>
          <w:highlight w:val="white"/>
          <w:rtl w:val="0"/>
        </w:rPr>
        <w:t xml:space="preserve">5.1 </w:t>
      </w:r>
      <w:r w:rsidDel="00000000" w:rsidR="00000000" w:rsidRPr="00000000">
        <w:rPr>
          <w:color w:val="373a3c"/>
          <w:sz w:val="21"/>
          <w:szCs w:val="21"/>
          <w:highlight w:val="white"/>
          <w:rtl w:val="0"/>
        </w:rPr>
        <w:t xml:space="preserve">Still working in Sheet1, click into cell A15, and create a Pivot Table from your Sales data that shows total Price Paid for each Property Type. Rename the pivot PropertyType.</w:t>
      </w:r>
    </w:p>
    <w:p w:rsidR="00000000" w:rsidDel="00000000" w:rsidP="00000000" w:rsidRDefault="00000000" w:rsidRPr="00000000" w14:paraId="00000163">
      <w:pPr>
        <w:shd w:fill="ffffff" w:val="clear"/>
        <w:spacing w:after="300" w:line="342.85714285714283" w:lineRule="auto"/>
        <w:rPr>
          <w:b w:val="1"/>
          <w:color w:val="373a3c"/>
          <w:highlight w:val="white"/>
        </w:rPr>
      </w:pPr>
      <w:r w:rsidDel="00000000" w:rsidR="00000000" w:rsidRPr="00000000">
        <w:rPr>
          <w:color w:val="373a3c"/>
          <w:sz w:val="21"/>
          <w:szCs w:val="21"/>
          <w:highlight w:val="white"/>
          <w:rtl w:val="0"/>
        </w:rPr>
        <w:t xml:space="preserve">What was the Total Price Paid for Semi properties</w:t>
        <w:br w:type="textWrapping"/>
      </w:r>
      <w:r w:rsidDel="00000000" w:rsidR="00000000" w:rsidRPr="00000000">
        <w:rPr>
          <w:b w:val="1"/>
          <w:color w:val="373a3c"/>
          <w:highlight w:val="white"/>
          <w:rtl w:val="0"/>
        </w:rPr>
        <w:t xml:space="preserve">(72298550)</w:t>
        <w:br w:type="textWrapping"/>
      </w:r>
    </w:p>
    <w:p w:rsidR="00000000" w:rsidDel="00000000" w:rsidP="00000000" w:rsidRDefault="00000000" w:rsidRPr="00000000" w14:paraId="00000164">
      <w:pPr>
        <w:rPr>
          <w:color w:val="373a3c"/>
          <w:sz w:val="21"/>
          <w:szCs w:val="21"/>
          <w:highlight w:val="white"/>
        </w:rPr>
      </w:pPr>
      <w:r w:rsidDel="00000000" w:rsidR="00000000" w:rsidRPr="00000000">
        <w:rPr>
          <w:color w:val="373a3c"/>
          <w:highlight w:val="white"/>
          <w:rtl w:val="0"/>
        </w:rPr>
        <w:t xml:space="preserve">6.1 </w:t>
      </w:r>
      <w:r w:rsidDel="00000000" w:rsidR="00000000" w:rsidRPr="00000000">
        <w:rPr>
          <w:color w:val="373a3c"/>
          <w:sz w:val="21"/>
          <w:szCs w:val="21"/>
          <w:highlight w:val="white"/>
          <w:rtl w:val="0"/>
        </w:rPr>
        <w:t xml:space="preserve">In the PropertyType pivot change the Summarise Values By setting to use a Count instead of a Sum.</w:t>
      </w:r>
    </w:p>
    <w:p w:rsidR="00000000" w:rsidDel="00000000" w:rsidP="00000000" w:rsidRDefault="00000000" w:rsidRPr="00000000" w14:paraId="00000165">
      <w:pPr>
        <w:shd w:fill="ffffff" w:val="clea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How many Flats were sold</w:t>
      </w:r>
    </w:p>
    <w:p w:rsidR="00000000" w:rsidDel="00000000" w:rsidP="00000000" w:rsidRDefault="00000000" w:rsidRPr="00000000" w14:paraId="00000166">
      <w:pPr>
        <w:rPr>
          <w:b w:val="1"/>
          <w:color w:val="373a3c"/>
          <w:highlight w:val="white"/>
        </w:rPr>
      </w:pPr>
      <w:r w:rsidDel="00000000" w:rsidR="00000000" w:rsidRPr="00000000">
        <w:rPr>
          <w:b w:val="1"/>
          <w:color w:val="373a3c"/>
          <w:highlight w:val="white"/>
          <w:rtl w:val="0"/>
        </w:rPr>
        <w:t xml:space="preserve">(431)</w:t>
        <w:br w:type="textWrapping"/>
      </w:r>
    </w:p>
    <w:p w:rsidR="00000000" w:rsidDel="00000000" w:rsidP="00000000" w:rsidRDefault="00000000" w:rsidRPr="00000000" w14:paraId="00000167">
      <w:pPr>
        <w:rPr>
          <w:color w:val="373a3c"/>
          <w:sz w:val="21"/>
          <w:szCs w:val="21"/>
          <w:highlight w:val="white"/>
        </w:rPr>
      </w:pPr>
      <w:r w:rsidDel="00000000" w:rsidR="00000000" w:rsidRPr="00000000">
        <w:rPr>
          <w:color w:val="373a3c"/>
          <w:highlight w:val="white"/>
          <w:rtl w:val="0"/>
        </w:rPr>
        <w:t xml:space="preserve">7.1 </w:t>
      </w:r>
      <w:r w:rsidDel="00000000" w:rsidR="00000000" w:rsidRPr="00000000">
        <w:rPr>
          <w:color w:val="373a3c"/>
          <w:sz w:val="21"/>
          <w:szCs w:val="21"/>
          <w:highlight w:val="white"/>
          <w:rtl w:val="0"/>
        </w:rPr>
        <w:t xml:space="preserve">Click in the PropertyType pivot and in the PivotTable field settings tick the Estate Type checkbox.</w:t>
      </w:r>
    </w:p>
    <w:p w:rsidR="00000000" w:rsidDel="00000000" w:rsidP="00000000" w:rsidRDefault="00000000" w:rsidRPr="00000000" w14:paraId="00000168">
      <w:pPr>
        <w:shd w:fill="ffffff" w:val="clea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How many Leasehold Terraced properties were sold?</w:t>
      </w:r>
    </w:p>
    <w:p w:rsidR="00000000" w:rsidDel="00000000" w:rsidP="00000000" w:rsidRDefault="00000000" w:rsidRPr="00000000" w14:paraId="00000169">
      <w:pPr>
        <w:rPr>
          <w:b w:val="1"/>
          <w:color w:val="373a3c"/>
          <w:highlight w:val="white"/>
        </w:rPr>
      </w:pPr>
      <w:r w:rsidDel="00000000" w:rsidR="00000000" w:rsidRPr="00000000">
        <w:rPr>
          <w:b w:val="1"/>
          <w:color w:val="373a3c"/>
          <w:highlight w:val="white"/>
          <w:rtl w:val="0"/>
        </w:rPr>
        <w:t xml:space="preserve">(10)</w:t>
      </w:r>
    </w:p>
    <w:p w:rsidR="00000000" w:rsidDel="00000000" w:rsidP="00000000" w:rsidRDefault="00000000" w:rsidRPr="00000000" w14:paraId="0000016A">
      <w:pPr>
        <w:rPr>
          <w:b w:val="1"/>
          <w:color w:val="373a3c"/>
          <w:highlight w:val="white"/>
        </w:rPr>
      </w:pPr>
      <w:r w:rsidDel="00000000" w:rsidR="00000000" w:rsidRPr="00000000">
        <w:rPr>
          <w:rtl w:val="0"/>
        </w:rPr>
      </w:r>
    </w:p>
    <w:p w:rsidR="00000000" w:rsidDel="00000000" w:rsidP="00000000" w:rsidRDefault="00000000" w:rsidRPr="00000000" w14:paraId="0000016B">
      <w:pPr>
        <w:rPr>
          <w:color w:val="373a3c"/>
          <w:sz w:val="21"/>
          <w:szCs w:val="21"/>
          <w:highlight w:val="white"/>
        </w:rPr>
      </w:pPr>
      <w:r w:rsidDel="00000000" w:rsidR="00000000" w:rsidRPr="00000000">
        <w:rPr>
          <w:color w:val="373a3c"/>
          <w:highlight w:val="white"/>
          <w:rtl w:val="0"/>
        </w:rPr>
        <w:t xml:space="preserve">8.1 </w:t>
      </w:r>
      <w:r w:rsidDel="00000000" w:rsidR="00000000" w:rsidRPr="00000000">
        <w:rPr>
          <w:color w:val="373a3c"/>
          <w:sz w:val="21"/>
          <w:szCs w:val="21"/>
          <w:highlight w:val="white"/>
          <w:rtl w:val="0"/>
        </w:rPr>
        <w:t xml:space="preserve">In the PropertyType pivot add Year Sold to the Filters section in the PivotTable field list. Change the filter to only show properties sold in 2014 and 2015.</w:t>
      </w:r>
    </w:p>
    <w:p w:rsidR="00000000" w:rsidDel="00000000" w:rsidP="00000000" w:rsidRDefault="00000000" w:rsidRPr="00000000" w14:paraId="0000016C">
      <w:pPr>
        <w:spacing w:after="340" w:line="342.85714285714283" w:lineRule="auto"/>
        <w:rPr>
          <w:b w:val="1"/>
          <w:color w:val="373a3c"/>
          <w:highlight w:val="white"/>
        </w:rPr>
      </w:pPr>
      <w:r w:rsidDel="00000000" w:rsidR="00000000" w:rsidRPr="00000000">
        <w:rPr>
          <w:color w:val="373a3c"/>
          <w:sz w:val="21"/>
          <w:szCs w:val="21"/>
          <w:highlight w:val="white"/>
          <w:rtl w:val="0"/>
        </w:rPr>
        <w:t xml:space="preserve">How many Freehold Terraced properties were sold in this time period?</w:t>
        <w:br w:type="textWrapping"/>
      </w:r>
      <w:r w:rsidDel="00000000" w:rsidR="00000000" w:rsidRPr="00000000">
        <w:rPr>
          <w:b w:val="1"/>
          <w:color w:val="373a3c"/>
          <w:highlight w:val="white"/>
          <w:rtl w:val="0"/>
        </w:rPr>
        <w:t xml:space="preserve">(162)</w:t>
      </w:r>
    </w:p>
    <w:p w:rsidR="00000000" w:rsidDel="00000000" w:rsidP="00000000" w:rsidRDefault="00000000" w:rsidRPr="00000000" w14:paraId="0000016D">
      <w:pPr>
        <w:rPr>
          <w:b w:val="1"/>
          <w:color w:val="373a3c"/>
          <w:highlight w:val="white"/>
        </w:rPr>
      </w:pPr>
      <w:r w:rsidDel="00000000" w:rsidR="00000000" w:rsidRPr="00000000">
        <w:rPr>
          <w:rtl w:val="0"/>
        </w:rPr>
      </w:r>
    </w:p>
    <w:p w:rsidR="00000000" w:rsidDel="00000000" w:rsidP="00000000" w:rsidRDefault="00000000" w:rsidRPr="00000000" w14:paraId="0000016E">
      <w:pPr>
        <w:rPr>
          <w:color w:val="373a3c"/>
          <w:sz w:val="21"/>
          <w:szCs w:val="21"/>
          <w:highlight w:val="white"/>
        </w:rPr>
      </w:pPr>
      <w:r w:rsidDel="00000000" w:rsidR="00000000" w:rsidRPr="00000000">
        <w:rPr>
          <w:color w:val="373a3c"/>
          <w:highlight w:val="white"/>
          <w:rtl w:val="0"/>
        </w:rPr>
        <w:t xml:space="preserve">9.1 </w:t>
      </w:r>
      <w:r w:rsidDel="00000000" w:rsidR="00000000" w:rsidRPr="00000000">
        <w:rPr>
          <w:color w:val="373a3c"/>
          <w:sz w:val="21"/>
          <w:szCs w:val="21"/>
          <w:highlight w:val="white"/>
          <w:rtl w:val="0"/>
        </w:rPr>
        <w:t xml:space="preserve">Still working in the PropertyType pivot, clear all filters, remove Year Sold from the Filter area and remove Property Type from the Rows area. Add Deed Date to the column area and group by Year and Quarter. If necessary expand the Year group for 2015.</w:t>
      </w:r>
    </w:p>
    <w:p w:rsidR="00000000" w:rsidDel="00000000" w:rsidP="00000000" w:rsidRDefault="00000000" w:rsidRPr="00000000" w14:paraId="0000016F">
      <w:pPr>
        <w:shd w:fill="ffffff" w:val="clea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How many Freehold properties sold in Quarter 3 of 2015?</w:t>
      </w:r>
    </w:p>
    <w:p w:rsidR="00000000" w:rsidDel="00000000" w:rsidP="00000000" w:rsidRDefault="00000000" w:rsidRPr="00000000" w14:paraId="00000170">
      <w:pPr>
        <w:rPr>
          <w:b w:val="1"/>
          <w:color w:val="373a3c"/>
          <w:highlight w:val="white"/>
        </w:rPr>
      </w:pPr>
      <w:r w:rsidDel="00000000" w:rsidR="00000000" w:rsidRPr="00000000">
        <w:rPr>
          <w:b w:val="1"/>
          <w:color w:val="373a3c"/>
          <w:highlight w:val="white"/>
          <w:rtl w:val="0"/>
        </w:rPr>
        <w:t xml:space="preserve">()</w:t>
        <w:br w:type="textWrapping"/>
      </w:r>
    </w:p>
    <w:p w:rsidR="00000000" w:rsidDel="00000000" w:rsidP="00000000" w:rsidRDefault="00000000" w:rsidRPr="00000000" w14:paraId="00000171">
      <w:pPr>
        <w:rPr>
          <w:color w:val="373a3c"/>
          <w:sz w:val="21"/>
          <w:szCs w:val="21"/>
          <w:highlight w:val="white"/>
        </w:rPr>
      </w:pPr>
      <w:r w:rsidDel="00000000" w:rsidR="00000000" w:rsidRPr="00000000">
        <w:rPr>
          <w:color w:val="373a3c"/>
          <w:highlight w:val="white"/>
          <w:rtl w:val="0"/>
        </w:rPr>
        <w:t xml:space="preserve">10.1 </w:t>
      </w:r>
      <w:r w:rsidDel="00000000" w:rsidR="00000000" w:rsidRPr="00000000">
        <w:rPr>
          <w:color w:val="373a3c"/>
          <w:sz w:val="21"/>
          <w:szCs w:val="21"/>
          <w:highlight w:val="white"/>
          <w:rtl w:val="0"/>
        </w:rPr>
        <w:t xml:space="preserve">Add a slicer to filter the PropertyType pivot by Postcode. Select all postcodes that begin with UB1or UB2.</w:t>
      </w:r>
    </w:p>
    <w:p w:rsidR="00000000" w:rsidDel="00000000" w:rsidP="00000000" w:rsidRDefault="00000000" w:rsidRPr="00000000" w14:paraId="00000172">
      <w:pPr>
        <w:shd w:fill="ffffff" w:val="clear"/>
        <w:spacing w:line="342.85714285714283" w:lineRule="auto"/>
        <w:rPr>
          <w:color w:val="373a3c"/>
          <w:sz w:val="21"/>
          <w:szCs w:val="21"/>
          <w:highlight w:val="white"/>
        </w:rPr>
      </w:pPr>
      <w:r w:rsidDel="00000000" w:rsidR="00000000" w:rsidRPr="00000000">
        <w:rPr>
          <w:color w:val="373a3c"/>
          <w:sz w:val="21"/>
          <w:szCs w:val="21"/>
          <w:highlight w:val="white"/>
          <w:rtl w:val="0"/>
        </w:rPr>
        <w:t xml:space="preserve">How many Leasehold properties sold in Quarter 2 of 2015 for these postcodes?</w:t>
      </w:r>
    </w:p>
    <w:p w:rsidR="00000000" w:rsidDel="00000000" w:rsidP="00000000" w:rsidRDefault="00000000" w:rsidRPr="00000000" w14:paraId="00000173">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74">
      <w:pPr>
        <w:rPr>
          <w:b w:val="1"/>
          <w:color w:val="373a3c"/>
          <w:highlight w:val="white"/>
        </w:rPr>
      </w:pPr>
      <w:r w:rsidDel="00000000" w:rsidR="00000000" w:rsidRPr="00000000">
        <w:rPr>
          <w:rtl w:val="0"/>
        </w:rPr>
      </w:r>
    </w:p>
    <w:p w:rsidR="00000000" w:rsidDel="00000000" w:rsidP="00000000" w:rsidRDefault="00000000" w:rsidRPr="00000000" w14:paraId="00000175">
      <w:pPr>
        <w:rPr>
          <w:b w:val="1"/>
          <w:color w:val="373a3c"/>
          <w:highlight w:val="white"/>
        </w:rPr>
      </w:pPr>
      <w:r w:rsidDel="00000000" w:rsidR="00000000" w:rsidRPr="00000000">
        <w:rPr>
          <w:rtl w:val="0"/>
        </w:rPr>
      </w:r>
    </w:p>
    <w:p w:rsidR="00000000" w:rsidDel="00000000" w:rsidP="00000000" w:rsidRDefault="00000000" w:rsidRPr="00000000" w14:paraId="00000176">
      <w:pPr>
        <w:rPr>
          <w:b w:val="1"/>
          <w:color w:val="373a3c"/>
          <w:highlight w:val="white"/>
        </w:rPr>
      </w:pPr>
      <w:r w:rsidDel="00000000" w:rsidR="00000000" w:rsidRPr="00000000">
        <w:rPr>
          <w:rtl w:val="0"/>
        </w:rPr>
      </w:r>
    </w:p>
    <w:p w:rsidR="00000000" w:rsidDel="00000000" w:rsidP="00000000" w:rsidRDefault="00000000" w:rsidRPr="00000000" w14:paraId="00000177">
      <w:pPr>
        <w:rPr>
          <w:b w:val="1"/>
          <w:color w:val="373a3c"/>
          <w:highlight w:val="white"/>
        </w:rPr>
      </w:pPr>
      <w:r w:rsidDel="00000000" w:rsidR="00000000" w:rsidRPr="00000000">
        <w:rPr>
          <w:rtl w:val="0"/>
        </w:rPr>
      </w:r>
    </w:p>
    <w:p w:rsidR="00000000" w:rsidDel="00000000" w:rsidP="00000000" w:rsidRDefault="00000000" w:rsidRPr="00000000" w14:paraId="00000178">
      <w:pPr>
        <w:rPr>
          <w:b w:val="1"/>
          <w:color w:val="373a3c"/>
          <w:highlight w:val="white"/>
        </w:rPr>
      </w:pPr>
      <w:r w:rsidDel="00000000" w:rsidR="00000000" w:rsidRPr="00000000">
        <w:rPr>
          <w:rtl w:val="0"/>
        </w:rPr>
      </w:r>
    </w:p>
    <w:p w:rsidR="00000000" w:rsidDel="00000000" w:rsidP="00000000" w:rsidRDefault="00000000" w:rsidRPr="00000000" w14:paraId="00000179">
      <w:pPr>
        <w:rPr>
          <w:b w:val="1"/>
          <w:color w:val="373a3c"/>
          <w:highlight w:val="white"/>
        </w:rPr>
      </w:pPr>
      <w:r w:rsidDel="00000000" w:rsidR="00000000" w:rsidRPr="00000000">
        <w:rPr>
          <w:rtl w:val="0"/>
        </w:rPr>
      </w:r>
    </w:p>
    <w:p w:rsidR="00000000" w:rsidDel="00000000" w:rsidP="00000000" w:rsidRDefault="00000000" w:rsidRPr="00000000" w14:paraId="0000017A">
      <w:pPr>
        <w:rPr>
          <w:b w:val="1"/>
          <w:color w:val="373a3c"/>
          <w:highlight w:val="white"/>
        </w:rPr>
      </w:pPr>
      <w:r w:rsidDel="00000000" w:rsidR="00000000" w:rsidRPr="00000000">
        <w:rPr>
          <w:rtl w:val="0"/>
        </w:rPr>
      </w:r>
    </w:p>
    <w:p w:rsidR="00000000" w:rsidDel="00000000" w:rsidP="00000000" w:rsidRDefault="00000000" w:rsidRPr="00000000" w14:paraId="0000017B">
      <w:pPr>
        <w:rPr>
          <w:b w:val="1"/>
          <w:color w:val="373a3c"/>
          <w:highlight w:val="white"/>
        </w:rPr>
      </w:pPr>
      <w:r w:rsidDel="00000000" w:rsidR="00000000" w:rsidRPr="00000000">
        <w:rPr>
          <w:rtl w:val="0"/>
        </w:rPr>
      </w:r>
    </w:p>
    <w:p w:rsidR="00000000" w:rsidDel="00000000" w:rsidP="00000000" w:rsidRDefault="00000000" w:rsidRPr="00000000" w14:paraId="0000017C">
      <w:pPr>
        <w:rPr>
          <w:b w:val="1"/>
          <w:color w:val="373a3c"/>
          <w:highlight w:val="white"/>
        </w:rPr>
      </w:pPr>
      <w:r w:rsidDel="00000000" w:rsidR="00000000" w:rsidRPr="00000000">
        <w:rPr>
          <w:rtl w:val="0"/>
        </w:rPr>
      </w:r>
    </w:p>
    <w:p w:rsidR="00000000" w:rsidDel="00000000" w:rsidP="00000000" w:rsidRDefault="00000000" w:rsidRPr="00000000" w14:paraId="0000017D">
      <w:pPr>
        <w:rPr>
          <w:b w:val="1"/>
          <w:color w:val="373a3c"/>
          <w:highlight w:val="white"/>
        </w:rPr>
      </w:pPr>
      <w:r w:rsidDel="00000000" w:rsidR="00000000" w:rsidRPr="00000000">
        <w:rPr>
          <w:rtl w:val="0"/>
        </w:rPr>
      </w:r>
    </w:p>
    <w:p w:rsidR="00000000" w:rsidDel="00000000" w:rsidP="00000000" w:rsidRDefault="00000000" w:rsidRPr="00000000" w14:paraId="0000017E">
      <w:pPr>
        <w:rPr>
          <w:b w:val="1"/>
          <w:color w:val="373a3c"/>
          <w:highlight w:val="white"/>
        </w:rPr>
      </w:pPr>
      <w:r w:rsidDel="00000000" w:rsidR="00000000" w:rsidRPr="00000000">
        <w:rPr>
          <w:rtl w:val="0"/>
        </w:rPr>
      </w:r>
    </w:p>
    <w:p w:rsidR="00000000" w:rsidDel="00000000" w:rsidP="00000000" w:rsidRDefault="00000000" w:rsidRPr="00000000" w14:paraId="0000017F">
      <w:pPr>
        <w:rPr>
          <w:b w:val="1"/>
          <w:color w:val="373a3c"/>
          <w:highlight w:val="white"/>
        </w:rPr>
      </w:pPr>
      <w:r w:rsidDel="00000000" w:rsidR="00000000" w:rsidRPr="00000000">
        <w:rPr>
          <w:rtl w:val="0"/>
        </w:rPr>
      </w:r>
    </w:p>
    <w:p w:rsidR="00000000" w:rsidDel="00000000" w:rsidP="00000000" w:rsidRDefault="00000000" w:rsidRPr="00000000" w14:paraId="00000180">
      <w:pPr>
        <w:pStyle w:val="Heading2"/>
        <w:keepNext w:val="0"/>
        <w:keepLines w:val="0"/>
        <w:pBdr>
          <w:top w:color="auto" w:space="0" w:sz="0" w:val="none"/>
          <w:left w:color="auto" w:space="11" w:sz="0" w:val="none"/>
          <w:bottom w:color="auto" w:space="0" w:sz="0" w:val="none"/>
          <w:right w:color="auto" w:space="11" w:sz="0" w:val="none"/>
          <w:between w:color="auto" w:space="0" w:sz="0" w:val="none"/>
        </w:pBdr>
        <w:spacing w:after="80" w:before="80" w:line="381.1764705882353" w:lineRule="auto"/>
        <w:rPr>
          <w:rFonts w:ascii="Georgia" w:cs="Georgia" w:eastAsia="Georgia" w:hAnsi="Georgia"/>
          <w:color w:val="373a3c"/>
          <w:sz w:val="48"/>
          <w:szCs w:val="48"/>
          <w:highlight w:val="white"/>
        </w:rPr>
      </w:pPr>
      <w:bookmarkStart w:colFirst="0" w:colLast="0" w:name="_487wmvotrk1p" w:id="3"/>
      <w:bookmarkEnd w:id="3"/>
      <w:r w:rsidDel="00000000" w:rsidR="00000000" w:rsidRPr="00000000">
        <w:rPr>
          <w:rFonts w:ascii="Georgia" w:cs="Georgia" w:eastAsia="Georgia" w:hAnsi="Georgia"/>
          <w:color w:val="373a3c"/>
          <w:sz w:val="48"/>
          <w:szCs w:val="48"/>
          <w:highlight w:val="white"/>
          <w:rtl w:val="0"/>
        </w:rPr>
        <w:t xml:space="preserve">Final Assessment</w:t>
      </w:r>
    </w:p>
    <w:p w:rsidR="00000000" w:rsidDel="00000000" w:rsidP="00000000" w:rsidRDefault="00000000" w:rsidRPr="00000000" w14:paraId="00000181">
      <w:pPr>
        <w:rPr>
          <w:color w:val="373a3c"/>
          <w:sz w:val="21"/>
          <w:szCs w:val="21"/>
          <w:highlight w:val="white"/>
        </w:rPr>
      </w:pPr>
      <w:r w:rsidDel="00000000" w:rsidR="00000000" w:rsidRPr="00000000">
        <w:rPr>
          <w:color w:val="373a3c"/>
          <w:highlight w:val="white"/>
          <w:rtl w:val="0"/>
        </w:rPr>
        <w:t xml:space="preserve">1</w:t>
      </w:r>
      <w:r w:rsidDel="00000000" w:rsidR="00000000" w:rsidRPr="00000000">
        <w:rPr>
          <w:color w:val="373a3c"/>
          <w:highlight w:val="white"/>
          <w:rtl w:val="0"/>
        </w:rPr>
        <w:t xml:space="preserve">.1</w:t>
      </w:r>
      <w:r w:rsidDel="00000000" w:rsidR="00000000" w:rsidRPr="00000000">
        <w:rPr>
          <w:color w:val="373a3c"/>
          <w:sz w:val="21"/>
          <w:szCs w:val="21"/>
          <w:highlight w:val="white"/>
          <w:rtl w:val="0"/>
        </w:rPr>
        <w:t xml:space="preserve">In order to solve this assignment, please follow the steps below:</w:t>
      </w:r>
    </w:p>
    <w:p w:rsidR="00000000" w:rsidDel="00000000" w:rsidP="00000000" w:rsidRDefault="00000000" w:rsidRPr="00000000" w14:paraId="00000182">
      <w:pPr>
        <w:spacing w:after="640" w:line="342.85714285714283" w:lineRule="auto"/>
        <w:rPr>
          <w:color w:val="373a3c"/>
          <w:sz w:val="24"/>
          <w:szCs w:val="24"/>
          <w:shd w:fill="eeeeee" w:val="clear"/>
        </w:rPr>
      </w:pPr>
      <w:r w:rsidDel="00000000" w:rsidR="00000000" w:rsidRPr="00000000">
        <w:rPr>
          <w:color w:val="373a3c"/>
          <w:sz w:val="21"/>
          <w:szCs w:val="21"/>
          <w:highlight w:val="white"/>
          <w:rtl w:val="0"/>
        </w:rPr>
        <w:t xml:space="preserve">STEP 1: Download the Excel workbook, save it on your device and open it.</w:t>
      </w:r>
      <w:r w:rsidDel="00000000" w:rsidR="00000000" w:rsidRPr="00000000">
        <w:rPr>
          <w:rtl w:val="0"/>
        </w:rPr>
      </w:r>
    </w:p>
    <w:p w:rsidR="00000000" w:rsidDel="00000000" w:rsidP="00000000" w:rsidRDefault="00000000" w:rsidRPr="00000000" w14:paraId="00000183">
      <w:pPr>
        <w:spacing w:after="640" w:line="342.85714285714283" w:lineRule="auto"/>
        <w:rPr>
          <w:color w:val="373a3c"/>
          <w:sz w:val="21"/>
          <w:szCs w:val="21"/>
          <w:highlight w:val="white"/>
        </w:rPr>
      </w:pPr>
      <w:r w:rsidDel="00000000" w:rsidR="00000000" w:rsidRPr="00000000">
        <w:rPr>
          <w:color w:val="373a3c"/>
          <w:sz w:val="21"/>
          <w:szCs w:val="21"/>
          <w:highlight w:val="white"/>
          <w:rtl w:val="0"/>
        </w:rPr>
        <w:t xml:space="preserve">STEP 2: Follow the instructions in order to answer the quiz questions. You will need to perform each task on your worksheet and then type in the solution into the Quiz answer boxes.</w:t>
      </w:r>
    </w:p>
    <w:p w:rsidR="00000000" w:rsidDel="00000000" w:rsidP="00000000" w:rsidRDefault="00000000" w:rsidRPr="00000000" w14:paraId="00000184">
      <w:pPr>
        <w:spacing w:after="640" w:line="342.85714285714283" w:lineRule="auto"/>
        <w:rPr>
          <w:color w:val="373a3c"/>
          <w:sz w:val="21"/>
          <w:szCs w:val="21"/>
          <w:highlight w:val="white"/>
        </w:rPr>
      </w:pPr>
      <w:r w:rsidDel="00000000" w:rsidR="00000000" w:rsidRPr="00000000">
        <w:rPr>
          <w:color w:val="373a3c"/>
          <w:sz w:val="21"/>
          <w:szCs w:val="21"/>
          <w:highlight w:val="white"/>
          <w:rtl w:val="0"/>
        </w:rPr>
        <w:t xml:space="preserve">Good luck with this final assessment for the course. You have worked hard to get here. Trust your skills and get into it.</w:t>
      </w:r>
    </w:p>
    <w:p w:rsidR="00000000" w:rsidDel="00000000" w:rsidP="00000000" w:rsidRDefault="00000000" w:rsidRPr="00000000" w14:paraId="00000185">
      <w:pPr>
        <w:spacing w:after="640" w:line="342.85714285714283" w:lineRule="auto"/>
        <w:rPr>
          <w:i w:val="1"/>
          <w:color w:val="373a3c"/>
          <w:sz w:val="21"/>
          <w:szCs w:val="21"/>
          <w:highlight w:val="white"/>
        </w:rPr>
      </w:pPr>
      <w:r w:rsidDel="00000000" w:rsidR="00000000" w:rsidRPr="00000000">
        <w:rPr>
          <w:color w:val="373a3c"/>
          <w:sz w:val="21"/>
          <w:szCs w:val="21"/>
          <w:highlight w:val="white"/>
          <w:rtl w:val="0"/>
        </w:rPr>
        <w:t xml:space="preserve">Have a look at the first 3 worksheets, they contain student marks for 3 terms. Now go to the Final Marks worksheet and use 3D-Formulas to get Benjamin Abbot's class test average for terms 1, 2 and 4. Copy the formula across to I4 and then down for the rest of the students. What was the Average Final Mark (as shown in cell M4)?</w:t>
      </w:r>
      <w:r w:rsidDel="00000000" w:rsidR="00000000" w:rsidRPr="00000000">
        <w:rPr>
          <w:rtl w:val="0"/>
        </w:rPr>
      </w:r>
    </w:p>
    <w:p w:rsidR="00000000" w:rsidDel="00000000" w:rsidP="00000000" w:rsidRDefault="00000000" w:rsidRPr="00000000" w14:paraId="00000186">
      <w:pPr>
        <w:rPr>
          <w:i w:val="1"/>
          <w:color w:val="373a3c"/>
          <w:sz w:val="21"/>
          <w:szCs w:val="21"/>
          <w:highlight w:val="white"/>
        </w:rPr>
      </w:pPr>
      <w:r w:rsidDel="00000000" w:rsidR="00000000" w:rsidRPr="00000000">
        <w:rPr>
          <w:rtl w:val="0"/>
        </w:rPr>
      </w:r>
    </w:p>
    <w:p w:rsidR="00000000" w:rsidDel="00000000" w:rsidP="00000000" w:rsidRDefault="00000000" w:rsidRPr="00000000" w14:paraId="00000187">
      <w:pPr>
        <w:rPr>
          <w:color w:val="373a3c"/>
          <w:highlight w:val="white"/>
        </w:rPr>
      </w:pPr>
      <w:r w:rsidDel="00000000" w:rsidR="00000000" w:rsidRPr="00000000">
        <w:rPr>
          <w:rtl w:val="0"/>
        </w:rPr>
      </w:r>
    </w:p>
    <w:p w:rsidR="00000000" w:rsidDel="00000000" w:rsidP="00000000" w:rsidRDefault="00000000" w:rsidRPr="00000000" w14:paraId="00000188">
      <w:pPr>
        <w:rPr>
          <w:b w:val="1"/>
          <w:color w:val="373a3c"/>
          <w:highlight w:val="white"/>
        </w:rPr>
      </w:pPr>
      <w:r w:rsidDel="00000000" w:rsidR="00000000" w:rsidRPr="00000000">
        <w:rPr>
          <w:b w:val="1"/>
          <w:color w:val="373a3c"/>
          <w:highlight w:val="white"/>
          <w:rtl w:val="0"/>
        </w:rPr>
        <w:t xml:space="preserve">(62.6)</w:t>
      </w:r>
    </w:p>
    <w:p w:rsidR="00000000" w:rsidDel="00000000" w:rsidP="00000000" w:rsidRDefault="00000000" w:rsidRPr="00000000" w14:paraId="00000189">
      <w:pPr>
        <w:rPr>
          <w:b w:val="1"/>
          <w:color w:val="373a3c"/>
          <w:highlight w:val="white"/>
        </w:rPr>
      </w:pPr>
      <w:r w:rsidDel="00000000" w:rsidR="00000000" w:rsidRPr="00000000">
        <w:rPr>
          <w:rtl w:val="0"/>
        </w:rPr>
      </w:r>
    </w:p>
    <w:p w:rsidR="00000000" w:rsidDel="00000000" w:rsidP="00000000" w:rsidRDefault="00000000" w:rsidRPr="00000000" w14:paraId="0000018A">
      <w:pPr>
        <w:rPr>
          <w:color w:val="373a3c"/>
          <w:highlight w:val="white"/>
        </w:rPr>
      </w:pPr>
      <w:r w:rsidDel="00000000" w:rsidR="00000000" w:rsidRPr="00000000">
        <w:rPr>
          <w:color w:val="373a3c"/>
          <w:highlight w:val="white"/>
          <w:rtl w:val="0"/>
        </w:rPr>
        <w:t xml:space="preserve">2.1 </w:t>
      </w:r>
      <w:r w:rsidDel="00000000" w:rsidR="00000000" w:rsidRPr="00000000">
        <w:rPr>
          <w:color w:val="373a3c"/>
          <w:sz w:val="21"/>
          <w:szCs w:val="21"/>
          <w:highlight w:val="white"/>
          <w:rtl w:val="0"/>
        </w:rPr>
        <w:t xml:space="preserve">Note that you have a sheet called Marks Term 3 but it is not in the right position. Move this sheet to sit between the sheets Marks Term 2 and Marks Term 4. Check the Final Marks Sheet, what is the average Final Mark now?</w:t>
      </w:r>
      <w:r w:rsidDel="00000000" w:rsidR="00000000" w:rsidRPr="00000000">
        <w:rPr>
          <w:rtl w:val="0"/>
        </w:rPr>
      </w:r>
    </w:p>
    <w:p w:rsidR="00000000" w:rsidDel="00000000" w:rsidP="00000000" w:rsidRDefault="00000000" w:rsidRPr="00000000" w14:paraId="0000018B">
      <w:pPr>
        <w:rPr>
          <w:b w:val="1"/>
          <w:color w:val="373a3c"/>
          <w:highlight w:val="white"/>
        </w:rPr>
      </w:pPr>
      <w:r w:rsidDel="00000000" w:rsidR="00000000" w:rsidRPr="00000000">
        <w:rPr>
          <w:b w:val="1"/>
          <w:color w:val="373a3c"/>
          <w:highlight w:val="white"/>
          <w:rtl w:val="0"/>
        </w:rPr>
        <w:t xml:space="preserve">(62.7)</w:t>
        <w:br w:type="textWrapping"/>
      </w:r>
    </w:p>
    <w:p w:rsidR="00000000" w:rsidDel="00000000" w:rsidP="00000000" w:rsidRDefault="00000000" w:rsidRPr="00000000" w14:paraId="0000018C">
      <w:pPr>
        <w:rPr>
          <w:color w:val="373a3c"/>
          <w:highlight w:val="white"/>
        </w:rPr>
      </w:pPr>
      <w:r w:rsidDel="00000000" w:rsidR="00000000" w:rsidRPr="00000000">
        <w:rPr>
          <w:color w:val="373a3c"/>
          <w:highlight w:val="white"/>
          <w:rtl w:val="0"/>
        </w:rPr>
        <w:t xml:space="preserve">3.1 </w:t>
      </w:r>
      <w:r w:rsidDel="00000000" w:rsidR="00000000" w:rsidRPr="00000000">
        <w:rPr>
          <w:color w:val="373a3c"/>
          <w:sz w:val="21"/>
          <w:szCs w:val="21"/>
          <w:highlight w:val="white"/>
          <w:rtl w:val="0"/>
        </w:rPr>
        <w:t xml:space="preserve">Select the range A3:J465 and use Create from Selection to name each of the columns of data. This should have corrected the missing stats figures. What was the median Final Mark (M5)?</w:t>
      </w:r>
      <w:r w:rsidDel="00000000" w:rsidR="00000000" w:rsidRPr="00000000">
        <w:rPr>
          <w:rtl w:val="0"/>
        </w:rPr>
      </w:r>
    </w:p>
    <w:p w:rsidR="00000000" w:rsidDel="00000000" w:rsidP="00000000" w:rsidRDefault="00000000" w:rsidRPr="00000000" w14:paraId="0000018D">
      <w:pPr>
        <w:rPr>
          <w:b w:val="1"/>
          <w:color w:val="373a3c"/>
          <w:highlight w:val="white"/>
        </w:rPr>
      </w:pPr>
      <w:r w:rsidDel="00000000" w:rsidR="00000000" w:rsidRPr="00000000">
        <w:rPr>
          <w:b w:val="1"/>
          <w:color w:val="373a3c"/>
          <w:highlight w:val="white"/>
          <w:rtl w:val="0"/>
        </w:rPr>
        <w:t xml:space="preserve">(64.0)</w:t>
      </w:r>
    </w:p>
    <w:p w:rsidR="00000000" w:rsidDel="00000000" w:rsidP="00000000" w:rsidRDefault="00000000" w:rsidRPr="00000000" w14:paraId="0000018E">
      <w:pPr>
        <w:rPr>
          <w:b w:val="1"/>
          <w:color w:val="373a3c"/>
          <w:highlight w:val="white"/>
        </w:rPr>
      </w:pPr>
      <w:r w:rsidDel="00000000" w:rsidR="00000000" w:rsidRPr="00000000">
        <w:rPr>
          <w:rtl w:val="0"/>
        </w:rPr>
      </w:r>
    </w:p>
    <w:p w:rsidR="00000000" w:rsidDel="00000000" w:rsidP="00000000" w:rsidRDefault="00000000" w:rsidRPr="00000000" w14:paraId="0000018F">
      <w:pPr>
        <w:rPr>
          <w:color w:val="373a3c"/>
          <w:highlight w:val="white"/>
        </w:rPr>
      </w:pPr>
      <w:r w:rsidDel="00000000" w:rsidR="00000000" w:rsidRPr="00000000">
        <w:rPr>
          <w:color w:val="373a3c"/>
          <w:highlight w:val="white"/>
          <w:rtl w:val="0"/>
        </w:rPr>
        <w:t xml:space="preserve">4.1 </w:t>
      </w:r>
      <w:r w:rsidDel="00000000" w:rsidR="00000000" w:rsidRPr="00000000">
        <w:rPr>
          <w:color w:val="373a3c"/>
          <w:sz w:val="21"/>
          <w:szCs w:val="21"/>
          <w:highlight w:val="white"/>
          <w:rtl w:val="0"/>
        </w:rPr>
        <w:t xml:space="preserve">Select the range L20:M26 and name it Grades. This should have corrected the grades calculations. What grade did Olivia Jones get?</w:t>
      </w:r>
      <w:r w:rsidDel="00000000" w:rsidR="00000000" w:rsidRPr="00000000">
        <w:rPr>
          <w:rtl w:val="0"/>
        </w:rPr>
      </w:r>
    </w:p>
    <w:p w:rsidR="00000000" w:rsidDel="00000000" w:rsidP="00000000" w:rsidRDefault="00000000" w:rsidRPr="00000000" w14:paraId="00000190">
      <w:pPr>
        <w:rPr>
          <w:b w:val="1"/>
          <w:color w:val="373a3c"/>
          <w:highlight w:val="white"/>
        </w:rPr>
      </w:pPr>
      <w:r w:rsidDel="00000000" w:rsidR="00000000" w:rsidRPr="00000000">
        <w:rPr>
          <w:b w:val="1"/>
          <w:color w:val="373a3c"/>
          <w:highlight w:val="white"/>
          <w:rtl w:val="0"/>
        </w:rPr>
        <w:t xml:space="preserve">(C!)</w:t>
      </w:r>
    </w:p>
    <w:p w:rsidR="00000000" w:rsidDel="00000000" w:rsidP="00000000" w:rsidRDefault="00000000" w:rsidRPr="00000000" w14:paraId="00000191">
      <w:pPr>
        <w:rPr>
          <w:b w:val="1"/>
          <w:color w:val="373a3c"/>
          <w:highlight w:val="white"/>
        </w:rPr>
      </w:pPr>
      <w:r w:rsidDel="00000000" w:rsidR="00000000" w:rsidRPr="00000000">
        <w:rPr>
          <w:rtl w:val="0"/>
        </w:rPr>
      </w:r>
    </w:p>
    <w:p w:rsidR="00000000" w:rsidDel="00000000" w:rsidP="00000000" w:rsidRDefault="00000000" w:rsidRPr="00000000" w14:paraId="00000192">
      <w:pPr>
        <w:rPr>
          <w:color w:val="373a3c"/>
          <w:sz w:val="21"/>
          <w:szCs w:val="21"/>
          <w:highlight w:val="white"/>
        </w:rPr>
      </w:pPr>
      <w:r w:rsidDel="00000000" w:rsidR="00000000" w:rsidRPr="00000000">
        <w:rPr>
          <w:color w:val="373a3c"/>
          <w:highlight w:val="white"/>
          <w:rtl w:val="0"/>
        </w:rPr>
        <w:t xml:space="preserve">5.1 </w:t>
      </w:r>
      <w:r w:rsidDel="00000000" w:rsidR="00000000" w:rsidRPr="00000000">
        <w:rPr>
          <w:color w:val="373a3c"/>
          <w:sz w:val="21"/>
          <w:szCs w:val="21"/>
          <w:highlight w:val="white"/>
          <w:rtl w:val="0"/>
        </w:rPr>
        <w:t xml:space="preserve">In M10 use a formula to calculate the total number of Fail grades. Copy the formula down to M16. Note cell P4 which displays the Total Number of students who achieved a "C" should have changed colour. What colour is the cell?</w:t>
      </w:r>
    </w:p>
    <w:p w:rsidR="00000000" w:rsidDel="00000000" w:rsidP="00000000" w:rsidRDefault="00000000" w:rsidRPr="00000000" w14:paraId="00000193">
      <w:pPr>
        <w:rPr>
          <w:color w:val="373a3c"/>
          <w:sz w:val="21"/>
          <w:szCs w:val="21"/>
          <w:highlight w:val="white"/>
        </w:rPr>
      </w:pPr>
      <w:r w:rsidDel="00000000" w:rsidR="00000000" w:rsidRPr="00000000">
        <w:rPr>
          <w:rtl w:val="0"/>
        </w:rPr>
      </w:r>
    </w:p>
    <w:p w:rsidR="00000000" w:rsidDel="00000000" w:rsidP="00000000" w:rsidRDefault="00000000" w:rsidRPr="00000000" w14:paraId="00000194">
      <w:pPr>
        <w:rPr>
          <w:b w:val="1"/>
          <w:color w:val="373a3c"/>
          <w:highlight w:val="white"/>
        </w:rPr>
      </w:pPr>
      <w:r w:rsidDel="00000000" w:rsidR="00000000" w:rsidRPr="00000000">
        <w:rPr>
          <w:b w:val="1"/>
          <w:color w:val="373a3c"/>
          <w:highlight w:val="white"/>
          <w:rtl w:val="0"/>
        </w:rPr>
        <w:t xml:space="preserve">(Yellow)</w:t>
        <w:br w:type="textWrapping"/>
      </w:r>
    </w:p>
    <w:p w:rsidR="00000000" w:rsidDel="00000000" w:rsidP="00000000" w:rsidRDefault="00000000" w:rsidRPr="00000000" w14:paraId="00000195">
      <w:pPr>
        <w:rPr>
          <w:color w:val="373a3c"/>
          <w:sz w:val="21"/>
          <w:szCs w:val="21"/>
          <w:highlight w:val="white"/>
        </w:rPr>
      </w:pPr>
      <w:r w:rsidDel="00000000" w:rsidR="00000000" w:rsidRPr="00000000">
        <w:rPr>
          <w:color w:val="373a3c"/>
          <w:highlight w:val="white"/>
          <w:rtl w:val="0"/>
        </w:rPr>
        <w:t xml:space="preserve">6.1 </w:t>
      </w:r>
      <w:r w:rsidDel="00000000" w:rsidR="00000000" w:rsidRPr="00000000">
        <w:rPr>
          <w:color w:val="373a3c"/>
          <w:sz w:val="21"/>
          <w:szCs w:val="21"/>
          <w:highlight w:val="white"/>
          <w:rtl w:val="0"/>
        </w:rPr>
        <w:t xml:space="preserve">In N10 create a mixed reference formula that will count how many of Mr Chang's students got a Fail. Drag the formula down and across to complete the table. Observe P5, which shows the number of A's achieved by Ms Sekibo's students. It should have changed colour. What colour is it now?</w:t>
      </w:r>
    </w:p>
    <w:p w:rsidR="00000000" w:rsidDel="00000000" w:rsidP="00000000" w:rsidRDefault="00000000" w:rsidRPr="00000000" w14:paraId="00000196">
      <w:pPr>
        <w:rPr>
          <w:color w:val="373a3c"/>
          <w:sz w:val="21"/>
          <w:szCs w:val="21"/>
          <w:highlight w:val="white"/>
        </w:rPr>
      </w:pPr>
      <w:r w:rsidDel="00000000" w:rsidR="00000000" w:rsidRPr="00000000">
        <w:rPr>
          <w:rtl w:val="0"/>
        </w:rPr>
      </w:r>
    </w:p>
    <w:p w:rsidR="00000000" w:rsidDel="00000000" w:rsidP="00000000" w:rsidRDefault="00000000" w:rsidRPr="00000000" w14:paraId="00000197">
      <w:pPr>
        <w:rPr>
          <w:b w:val="1"/>
          <w:color w:val="373a3c"/>
          <w:highlight w:val="white"/>
        </w:rPr>
      </w:pPr>
      <w:r w:rsidDel="00000000" w:rsidR="00000000" w:rsidRPr="00000000">
        <w:rPr>
          <w:b w:val="1"/>
          <w:color w:val="373a3c"/>
          <w:highlight w:val="white"/>
          <w:rtl w:val="0"/>
        </w:rPr>
        <w:t xml:space="preserve">(BLUE)</w:t>
      </w:r>
    </w:p>
    <w:p w:rsidR="00000000" w:rsidDel="00000000" w:rsidP="00000000" w:rsidRDefault="00000000" w:rsidRPr="00000000" w14:paraId="00000198">
      <w:pPr>
        <w:rPr>
          <w:b w:val="1"/>
          <w:color w:val="373a3c"/>
          <w:highlight w:val="white"/>
        </w:rPr>
      </w:pPr>
      <w:r w:rsidDel="00000000" w:rsidR="00000000" w:rsidRPr="00000000">
        <w:rPr>
          <w:rtl w:val="0"/>
        </w:rPr>
      </w:r>
    </w:p>
    <w:p w:rsidR="00000000" w:rsidDel="00000000" w:rsidP="00000000" w:rsidRDefault="00000000" w:rsidRPr="00000000" w14:paraId="00000199">
      <w:pPr>
        <w:rPr>
          <w:color w:val="373a3c"/>
          <w:highlight w:val="white"/>
        </w:rPr>
      </w:pPr>
      <w:commentRangeStart w:id="2"/>
      <w:commentRangeStart w:id="3"/>
      <w:r w:rsidDel="00000000" w:rsidR="00000000" w:rsidRPr="00000000">
        <w:rPr>
          <w:color w:val="373a3c"/>
          <w:highlight w:val="white"/>
          <w:rtl w:val="0"/>
        </w:rPr>
        <w:t xml:space="preserve">7.1 </w:t>
      </w:r>
      <w:r w:rsidDel="00000000" w:rsidR="00000000" w:rsidRPr="00000000">
        <w:rPr>
          <w:color w:val="373a3c"/>
          <w:sz w:val="21"/>
          <w:szCs w:val="21"/>
          <w:highlight w:val="white"/>
          <w:rtl w:val="0"/>
        </w:rPr>
        <w:t xml:space="preserve">Have a look at the worksheets Absences Term 1 through to Term 4, they contain a list of dates that students were absent. We need to create a summary showing a count of how many days each student was absent. Go to the Absence Report Sheet. Click in A4, and then use the Consolidate tool to consolidate the data on the other Absences sheets. The results look a bit odd, but that is because the count values have been formatted as dates. Change the formatting to General or Number. Sort the data by Total Absences. How many students were absent for more than 15 days?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A">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9B">
      <w:pPr>
        <w:rPr>
          <w:b w:val="1"/>
          <w:color w:val="373a3c"/>
          <w:highlight w:val="white"/>
        </w:rPr>
      </w:pPr>
      <w:r w:rsidDel="00000000" w:rsidR="00000000" w:rsidRPr="00000000">
        <w:rPr>
          <w:rtl w:val="0"/>
        </w:rPr>
      </w:r>
    </w:p>
    <w:p w:rsidR="00000000" w:rsidDel="00000000" w:rsidP="00000000" w:rsidRDefault="00000000" w:rsidRPr="00000000" w14:paraId="0000019C">
      <w:pPr>
        <w:rPr>
          <w:color w:val="373a3c"/>
          <w:highlight w:val="white"/>
        </w:rPr>
      </w:pPr>
      <w:r w:rsidDel="00000000" w:rsidR="00000000" w:rsidRPr="00000000">
        <w:rPr>
          <w:color w:val="373a3c"/>
          <w:highlight w:val="white"/>
          <w:rtl w:val="0"/>
        </w:rPr>
        <w:t xml:space="preserve">8.1 </w:t>
      </w:r>
      <w:r w:rsidDel="00000000" w:rsidR="00000000" w:rsidRPr="00000000">
        <w:rPr>
          <w:color w:val="373a3c"/>
          <w:sz w:val="21"/>
          <w:szCs w:val="21"/>
          <w:highlight w:val="white"/>
          <w:rtl w:val="0"/>
        </w:rPr>
        <w:t xml:space="preserve">Go to the Student Report worksheet. Some of the information still needs to be completed. Create a formula in D4 to return the Student's full name, this should be First Name followed by a space and then Surname. The case must also be corrected so that all words start with a capital letter but everything else is in lower case e.g., Benjamin Abbot. Copy the formula down for all the other students. What is the value of the check digit in S4?</w:t>
      </w:r>
      <w:r w:rsidDel="00000000" w:rsidR="00000000" w:rsidRPr="00000000">
        <w:rPr>
          <w:rtl w:val="0"/>
        </w:rPr>
      </w:r>
    </w:p>
    <w:p w:rsidR="00000000" w:rsidDel="00000000" w:rsidP="00000000" w:rsidRDefault="00000000" w:rsidRPr="00000000" w14:paraId="0000019D">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9E">
      <w:pPr>
        <w:rPr>
          <w:b w:val="1"/>
          <w:color w:val="373a3c"/>
          <w:highlight w:val="white"/>
        </w:rPr>
      </w:pPr>
      <w:r w:rsidDel="00000000" w:rsidR="00000000" w:rsidRPr="00000000">
        <w:rPr>
          <w:rtl w:val="0"/>
        </w:rPr>
      </w:r>
    </w:p>
    <w:p w:rsidR="00000000" w:rsidDel="00000000" w:rsidP="00000000" w:rsidRDefault="00000000" w:rsidRPr="00000000" w14:paraId="0000019F">
      <w:pPr>
        <w:rPr>
          <w:color w:val="373a3c"/>
          <w:highlight w:val="white"/>
        </w:rPr>
      </w:pPr>
      <w:r w:rsidDel="00000000" w:rsidR="00000000" w:rsidRPr="00000000">
        <w:rPr>
          <w:color w:val="373a3c"/>
          <w:highlight w:val="white"/>
          <w:rtl w:val="0"/>
        </w:rPr>
        <w:t xml:space="preserve">9.1 </w:t>
      </w:r>
      <w:r w:rsidDel="00000000" w:rsidR="00000000" w:rsidRPr="00000000">
        <w:rPr>
          <w:color w:val="373a3c"/>
          <w:sz w:val="21"/>
          <w:szCs w:val="21"/>
          <w:highlight w:val="white"/>
          <w:rtl w:val="0"/>
        </w:rPr>
        <w:t xml:space="preserve">In E4 create a formula to generate the student email address. This should be their first initial, followed by their surname, followed by "@newcollege.com", and must all be in lower case, e.g. babbot@newcollege.com. Copy the formula down for all the other students. What is the value of the check digit in S5?</w:t>
      </w:r>
      <w:r w:rsidDel="00000000" w:rsidR="00000000" w:rsidRPr="00000000">
        <w:rPr>
          <w:rtl w:val="0"/>
        </w:rPr>
      </w:r>
    </w:p>
    <w:p w:rsidR="00000000" w:rsidDel="00000000" w:rsidP="00000000" w:rsidRDefault="00000000" w:rsidRPr="00000000" w14:paraId="000001A0">
      <w:pPr>
        <w:rPr>
          <w:b w:val="1"/>
          <w:color w:val="373a3c"/>
          <w:highlight w:val="white"/>
        </w:rPr>
      </w:pPr>
      <w:r w:rsidDel="00000000" w:rsidR="00000000" w:rsidRPr="00000000">
        <w:rPr>
          <w:b w:val="1"/>
          <w:color w:val="373a3c"/>
          <w:highlight w:val="white"/>
          <w:rtl w:val="0"/>
        </w:rPr>
        <w:t xml:space="preserve">()</w:t>
        <w:br w:type="textWrapping"/>
      </w:r>
    </w:p>
    <w:p w:rsidR="00000000" w:rsidDel="00000000" w:rsidP="00000000" w:rsidRDefault="00000000" w:rsidRPr="00000000" w14:paraId="000001A1">
      <w:pPr>
        <w:rPr>
          <w:color w:val="373a3c"/>
          <w:highlight w:val="white"/>
        </w:rPr>
      </w:pPr>
      <w:r w:rsidDel="00000000" w:rsidR="00000000" w:rsidRPr="00000000">
        <w:rPr>
          <w:color w:val="373a3c"/>
          <w:highlight w:val="white"/>
          <w:rtl w:val="0"/>
        </w:rPr>
        <w:t xml:space="preserve">10.1 </w:t>
      </w:r>
      <w:r w:rsidDel="00000000" w:rsidR="00000000" w:rsidRPr="00000000">
        <w:rPr>
          <w:color w:val="373a3c"/>
          <w:sz w:val="21"/>
          <w:szCs w:val="21"/>
          <w:highlight w:val="white"/>
          <w:rtl w:val="0"/>
        </w:rPr>
        <w:t xml:space="preserve">The last two digits of the student number indicate the year the student enrolled. In F4 create a formula that will put "20" followed by the last two digits of the Student ID, e.g. 2015. Copy the formula down for all the other students. What is the value of the check digit in S6?</w:t>
      </w:r>
      <w:r w:rsidDel="00000000" w:rsidR="00000000" w:rsidRPr="00000000">
        <w:rPr>
          <w:rtl w:val="0"/>
        </w:rPr>
      </w:r>
    </w:p>
    <w:p w:rsidR="00000000" w:rsidDel="00000000" w:rsidP="00000000" w:rsidRDefault="00000000" w:rsidRPr="00000000" w14:paraId="000001A2">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A3">
      <w:pPr>
        <w:rPr>
          <w:b w:val="1"/>
          <w:color w:val="373a3c"/>
          <w:highlight w:val="white"/>
        </w:rPr>
      </w:pPr>
      <w:r w:rsidDel="00000000" w:rsidR="00000000" w:rsidRPr="00000000">
        <w:rPr>
          <w:rtl w:val="0"/>
        </w:rPr>
      </w:r>
    </w:p>
    <w:p w:rsidR="00000000" w:rsidDel="00000000" w:rsidP="00000000" w:rsidRDefault="00000000" w:rsidRPr="00000000" w14:paraId="000001A4">
      <w:pPr>
        <w:rPr>
          <w:color w:val="373a3c"/>
          <w:sz w:val="21"/>
          <w:szCs w:val="21"/>
          <w:highlight w:val="white"/>
        </w:rPr>
      </w:pPr>
      <w:r w:rsidDel="00000000" w:rsidR="00000000" w:rsidRPr="00000000">
        <w:rPr>
          <w:color w:val="373a3c"/>
          <w:highlight w:val="white"/>
          <w:rtl w:val="0"/>
        </w:rPr>
        <w:t xml:space="preserve">11.1 </w:t>
      </w:r>
      <w:r w:rsidDel="00000000" w:rsidR="00000000" w:rsidRPr="00000000">
        <w:rPr>
          <w:color w:val="373a3c"/>
          <w:sz w:val="21"/>
          <w:szCs w:val="21"/>
          <w:highlight w:val="white"/>
          <w:rtl w:val="0"/>
        </w:rPr>
        <w:t xml:space="preserve">We would like to get an idea of how students have progressed over the year. Click in M4 and create a sparkline line chart that charts the data in cells I4:L4. Copy the sparkline down for all the other students. Change the sparkline to show the highest point. Which of these sparklines represents Olivia Jones' data?</w:t>
      </w:r>
    </w:p>
    <w:p w:rsidR="00000000" w:rsidDel="00000000" w:rsidP="00000000" w:rsidRDefault="00000000" w:rsidRPr="00000000" w14:paraId="000001A5">
      <w:pPr>
        <w:spacing w:after="300" w:line="342.85714285714283" w:lineRule="auto"/>
        <w:rPr>
          <w:color w:val="373a3c"/>
          <w:sz w:val="21"/>
          <w:szCs w:val="21"/>
          <w:highlight w:val="white"/>
        </w:rPr>
      </w:pPr>
      <w:r w:rsidDel="00000000" w:rsidR="00000000" w:rsidRPr="00000000">
        <w:rPr>
          <w:color w:val="373a3c"/>
          <w:sz w:val="21"/>
          <w:szCs w:val="21"/>
          <w:highlight w:val="white"/>
          <w:rtl w:val="0"/>
        </w:rPr>
        <w:t xml:space="preserve">This:</w:t>
      </w:r>
    </w:p>
    <w:p w:rsidR="00000000" w:rsidDel="00000000" w:rsidP="00000000" w:rsidRDefault="00000000" w:rsidRPr="00000000" w14:paraId="000001A6">
      <w:pPr>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1238250" cy="3810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238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300"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1A8">
      <w:pPr>
        <w:rPr>
          <w:color w:val="373a3c"/>
          <w:sz w:val="21"/>
          <w:szCs w:val="21"/>
          <w:highlight w:val="white"/>
        </w:rPr>
      </w:pPr>
      <w:r w:rsidDel="00000000" w:rsidR="00000000" w:rsidRPr="00000000">
        <w:rPr>
          <w:rtl w:val="0"/>
        </w:rPr>
      </w:r>
    </w:p>
    <w:p w:rsidR="00000000" w:rsidDel="00000000" w:rsidP="00000000" w:rsidRDefault="00000000" w:rsidRPr="00000000" w14:paraId="000001A9">
      <w:pPr>
        <w:rPr>
          <w:color w:val="373a3c"/>
          <w:sz w:val="21"/>
          <w:szCs w:val="21"/>
          <w:highlight w:val="white"/>
        </w:rPr>
      </w:pPr>
      <w:r w:rsidDel="00000000" w:rsidR="00000000" w:rsidRPr="00000000">
        <w:rPr>
          <w:rtl w:val="0"/>
        </w:rPr>
      </w:r>
    </w:p>
    <w:p w:rsidR="00000000" w:rsidDel="00000000" w:rsidP="00000000" w:rsidRDefault="00000000" w:rsidRPr="00000000" w14:paraId="000001AA">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AB">
      <w:pPr>
        <w:rPr>
          <w:b w:val="1"/>
          <w:color w:val="373a3c"/>
          <w:highlight w:val="white"/>
        </w:rPr>
      </w:pPr>
      <w:r w:rsidDel="00000000" w:rsidR="00000000" w:rsidRPr="00000000">
        <w:rPr>
          <w:rtl w:val="0"/>
        </w:rPr>
      </w:r>
    </w:p>
    <w:p w:rsidR="00000000" w:rsidDel="00000000" w:rsidP="00000000" w:rsidRDefault="00000000" w:rsidRPr="00000000" w14:paraId="000001AC">
      <w:pPr>
        <w:rPr>
          <w:color w:val="373a3c"/>
          <w:sz w:val="21"/>
          <w:szCs w:val="21"/>
          <w:highlight w:val="white"/>
        </w:rPr>
      </w:pPr>
      <w:r w:rsidDel="00000000" w:rsidR="00000000" w:rsidRPr="00000000">
        <w:rPr>
          <w:color w:val="373a3c"/>
          <w:highlight w:val="white"/>
          <w:rtl w:val="0"/>
        </w:rPr>
        <w:t xml:space="preserve">12.1 </w:t>
      </w:r>
      <w:r w:rsidDel="00000000" w:rsidR="00000000" w:rsidRPr="00000000">
        <w:rPr>
          <w:color w:val="373a3c"/>
          <w:sz w:val="21"/>
          <w:szCs w:val="21"/>
          <w:highlight w:val="white"/>
          <w:rtl w:val="0"/>
        </w:rPr>
        <w:t xml:space="preserve">Convert the data in the Student Report Sheet to a table. Name the table Report and change the style to Green Table Style Medium 21. Which of the following styles did you choose?</w:t>
      </w:r>
    </w:p>
    <w:p w:rsidR="00000000" w:rsidDel="00000000" w:rsidP="00000000" w:rsidRDefault="00000000" w:rsidRPr="00000000" w14:paraId="000001AD">
      <w:pPr>
        <w:spacing w:after="300" w:line="342.85714285714283" w:lineRule="auto"/>
        <w:rPr>
          <w:b w:val="1"/>
          <w:color w:val="373a3c"/>
          <w:sz w:val="21"/>
          <w:szCs w:val="21"/>
          <w:highlight w:val="white"/>
        </w:rPr>
      </w:pPr>
      <w:r w:rsidDel="00000000" w:rsidR="00000000" w:rsidRPr="00000000">
        <w:rPr>
          <w:b w:val="1"/>
          <w:color w:val="373a3c"/>
          <w:sz w:val="21"/>
          <w:szCs w:val="21"/>
          <w:highlight w:val="white"/>
          <w:rtl w:val="0"/>
        </w:rPr>
        <w:t xml:space="preserve">(This:)</w:t>
      </w:r>
    </w:p>
    <w:p w:rsidR="00000000" w:rsidDel="00000000" w:rsidP="00000000" w:rsidRDefault="00000000" w:rsidRPr="00000000" w14:paraId="000001AE">
      <w:pPr>
        <w:rPr>
          <w:color w:val="373a3c"/>
          <w:sz w:val="21"/>
          <w:szCs w:val="21"/>
          <w:highlight w:val="white"/>
        </w:rPr>
      </w:pPr>
      <w:r w:rsidDel="00000000" w:rsidR="00000000" w:rsidRPr="00000000">
        <w:rPr>
          <w:color w:val="373a3c"/>
          <w:sz w:val="21"/>
          <w:szCs w:val="21"/>
          <w:highlight w:val="white"/>
        </w:rPr>
        <w:drawing>
          <wp:inline distB="114300" distT="114300" distL="114300" distR="114300">
            <wp:extent cx="533400" cy="428625"/>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3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b w:val="1"/>
          <w:color w:val="373a3c"/>
          <w:highlight w:val="white"/>
        </w:rPr>
      </w:pPr>
      <w:r w:rsidDel="00000000" w:rsidR="00000000" w:rsidRPr="00000000">
        <w:rPr>
          <w:rtl w:val="0"/>
        </w:rPr>
      </w:r>
    </w:p>
    <w:p w:rsidR="00000000" w:rsidDel="00000000" w:rsidP="00000000" w:rsidRDefault="00000000" w:rsidRPr="00000000" w14:paraId="000001B0">
      <w:pPr>
        <w:rPr>
          <w:color w:val="373a3c"/>
          <w:highlight w:val="white"/>
        </w:rPr>
      </w:pPr>
      <w:r w:rsidDel="00000000" w:rsidR="00000000" w:rsidRPr="00000000">
        <w:rPr>
          <w:color w:val="373a3c"/>
          <w:highlight w:val="white"/>
          <w:rtl w:val="0"/>
        </w:rPr>
        <w:t xml:space="preserve">13.1 </w:t>
      </w:r>
      <w:r w:rsidDel="00000000" w:rsidR="00000000" w:rsidRPr="00000000">
        <w:rPr>
          <w:color w:val="373a3c"/>
          <w:sz w:val="21"/>
          <w:szCs w:val="21"/>
          <w:highlight w:val="white"/>
          <w:rtl w:val="0"/>
        </w:rPr>
        <w:t xml:space="preserve">With the table still selected, turn on the Total Row. What are the Total Fees Owing?</w:t>
      </w:r>
      <w:r w:rsidDel="00000000" w:rsidR="00000000" w:rsidRPr="00000000">
        <w:rPr>
          <w:rtl w:val="0"/>
        </w:rPr>
      </w:r>
    </w:p>
    <w:p w:rsidR="00000000" w:rsidDel="00000000" w:rsidP="00000000" w:rsidRDefault="00000000" w:rsidRPr="00000000" w14:paraId="000001B1">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B2">
      <w:pPr>
        <w:rPr>
          <w:b w:val="1"/>
          <w:color w:val="373a3c"/>
          <w:highlight w:val="white"/>
        </w:rPr>
      </w:pPr>
      <w:r w:rsidDel="00000000" w:rsidR="00000000" w:rsidRPr="00000000">
        <w:rPr>
          <w:rtl w:val="0"/>
        </w:rPr>
      </w:r>
    </w:p>
    <w:p w:rsidR="00000000" w:rsidDel="00000000" w:rsidP="00000000" w:rsidRDefault="00000000" w:rsidRPr="00000000" w14:paraId="000001B3">
      <w:pPr>
        <w:rPr>
          <w:color w:val="373a3c"/>
          <w:highlight w:val="white"/>
        </w:rPr>
      </w:pPr>
      <w:r w:rsidDel="00000000" w:rsidR="00000000" w:rsidRPr="00000000">
        <w:rPr>
          <w:color w:val="373a3c"/>
          <w:highlight w:val="white"/>
          <w:rtl w:val="0"/>
        </w:rPr>
        <w:t xml:space="preserve">14.1 </w:t>
      </w:r>
      <w:r w:rsidDel="00000000" w:rsidR="00000000" w:rsidRPr="00000000">
        <w:rPr>
          <w:color w:val="373a3c"/>
          <w:sz w:val="21"/>
          <w:szCs w:val="21"/>
          <w:highlight w:val="white"/>
          <w:rtl w:val="0"/>
        </w:rPr>
        <w:t xml:space="preserve">In the Total Row in the Year Enrolled column, chose the correct function to calculate the number of all students enrolled. How many are there?</w:t>
      </w:r>
      <w:r w:rsidDel="00000000" w:rsidR="00000000" w:rsidRPr="00000000">
        <w:rPr>
          <w:rtl w:val="0"/>
        </w:rPr>
      </w:r>
    </w:p>
    <w:p w:rsidR="00000000" w:rsidDel="00000000" w:rsidP="00000000" w:rsidRDefault="00000000" w:rsidRPr="00000000" w14:paraId="000001B4">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B5">
      <w:pPr>
        <w:rPr>
          <w:b w:val="1"/>
          <w:color w:val="373a3c"/>
          <w:highlight w:val="white"/>
        </w:rPr>
      </w:pPr>
      <w:r w:rsidDel="00000000" w:rsidR="00000000" w:rsidRPr="00000000">
        <w:rPr>
          <w:rtl w:val="0"/>
        </w:rPr>
      </w:r>
    </w:p>
    <w:p w:rsidR="00000000" w:rsidDel="00000000" w:rsidP="00000000" w:rsidRDefault="00000000" w:rsidRPr="00000000" w14:paraId="000001B6">
      <w:pPr>
        <w:rPr>
          <w:color w:val="373a3c"/>
          <w:sz w:val="21"/>
          <w:szCs w:val="21"/>
          <w:highlight w:val="white"/>
        </w:rPr>
      </w:pPr>
      <w:r w:rsidDel="00000000" w:rsidR="00000000" w:rsidRPr="00000000">
        <w:rPr>
          <w:color w:val="373a3c"/>
          <w:highlight w:val="white"/>
          <w:rtl w:val="0"/>
        </w:rPr>
        <w:t xml:space="preserve">15.1 </w:t>
      </w:r>
      <w:r w:rsidDel="00000000" w:rsidR="00000000" w:rsidRPr="00000000">
        <w:rPr>
          <w:color w:val="373a3c"/>
          <w:sz w:val="21"/>
          <w:szCs w:val="21"/>
          <w:highlight w:val="white"/>
          <w:rtl w:val="0"/>
        </w:rPr>
        <w:t xml:space="preserve">Filter the table to show all Distance Learning students who owe more than $9,000. How many are there?</w:t>
      </w:r>
    </w:p>
    <w:p w:rsidR="00000000" w:rsidDel="00000000" w:rsidP="00000000" w:rsidRDefault="00000000" w:rsidRPr="00000000" w14:paraId="000001B7">
      <w:pPr>
        <w:rPr>
          <w:color w:val="373a3c"/>
          <w:sz w:val="21"/>
          <w:szCs w:val="21"/>
          <w:highlight w:val="white"/>
        </w:rPr>
      </w:pPr>
      <w:r w:rsidDel="00000000" w:rsidR="00000000" w:rsidRPr="00000000">
        <w:rPr>
          <w:rtl w:val="0"/>
        </w:rPr>
      </w:r>
    </w:p>
    <w:p w:rsidR="00000000" w:rsidDel="00000000" w:rsidP="00000000" w:rsidRDefault="00000000" w:rsidRPr="00000000" w14:paraId="000001B8">
      <w:pPr>
        <w:rPr>
          <w:color w:val="373a3c"/>
          <w:highlight w:val="white"/>
        </w:rPr>
      </w:pPr>
      <w:r w:rsidDel="00000000" w:rsidR="00000000" w:rsidRPr="00000000">
        <w:rPr>
          <w:rtl w:val="0"/>
        </w:rPr>
      </w:r>
    </w:p>
    <w:p w:rsidR="00000000" w:rsidDel="00000000" w:rsidP="00000000" w:rsidRDefault="00000000" w:rsidRPr="00000000" w14:paraId="000001B9">
      <w:pPr>
        <w:rPr>
          <w:b w:val="1"/>
          <w:color w:val="373a3c"/>
          <w:highlight w:val="white"/>
        </w:rPr>
      </w:pPr>
      <w:r w:rsidDel="00000000" w:rsidR="00000000" w:rsidRPr="00000000">
        <w:rPr>
          <w:b w:val="1"/>
          <w:color w:val="373a3c"/>
          <w:highlight w:val="white"/>
          <w:rtl w:val="0"/>
        </w:rPr>
        <w:t xml:space="preserve">()</w:t>
        <w:br w:type="textWrapping"/>
      </w:r>
    </w:p>
    <w:p w:rsidR="00000000" w:rsidDel="00000000" w:rsidP="00000000" w:rsidRDefault="00000000" w:rsidRPr="00000000" w14:paraId="000001BA">
      <w:pPr>
        <w:rPr>
          <w:color w:val="373a3c"/>
          <w:highlight w:val="white"/>
        </w:rPr>
      </w:pPr>
      <w:r w:rsidDel="00000000" w:rsidR="00000000" w:rsidRPr="00000000">
        <w:rPr>
          <w:color w:val="373a3c"/>
          <w:highlight w:val="white"/>
          <w:rtl w:val="0"/>
        </w:rPr>
        <w:t xml:space="preserve">16.1 </w:t>
      </w:r>
      <w:r w:rsidDel="00000000" w:rsidR="00000000" w:rsidRPr="00000000">
        <w:rPr>
          <w:color w:val="373a3c"/>
          <w:sz w:val="21"/>
          <w:szCs w:val="21"/>
          <w:highlight w:val="white"/>
          <w:rtl w:val="0"/>
        </w:rPr>
        <w:t xml:space="preserve">We would like to compare the results for different types of students. Clear all filters. Use the data in the table to create a pivot table (in a new sheet) that shows Grade in the Row Labels, Student Type in the Column Labels, and Count of Grade in the Values section. How many A's did the Part Time Students get?</w:t>
      </w:r>
      <w:r w:rsidDel="00000000" w:rsidR="00000000" w:rsidRPr="00000000">
        <w:rPr>
          <w:rtl w:val="0"/>
        </w:rPr>
      </w:r>
    </w:p>
    <w:p w:rsidR="00000000" w:rsidDel="00000000" w:rsidP="00000000" w:rsidRDefault="00000000" w:rsidRPr="00000000" w14:paraId="000001BB">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BC">
      <w:pPr>
        <w:rPr>
          <w:b w:val="1"/>
          <w:color w:val="373a3c"/>
          <w:highlight w:val="white"/>
        </w:rPr>
      </w:pPr>
      <w:r w:rsidDel="00000000" w:rsidR="00000000" w:rsidRPr="00000000">
        <w:rPr>
          <w:rtl w:val="0"/>
        </w:rPr>
      </w:r>
    </w:p>
    <w:p w:rsidR="00000000" w:rsidDel="00000000" w:rsidP="00000000" w:rsidRDefault="00000000" w:rsidRPr="00000000" w14:paraId="000001BD">
      <w:pPr>
        <w:rPr>
          <w:color w:val="373a3c"/>
          <w:highlight w:val="white"/>
        </w:rPr>
      </w:pPr>
      <w:r w:rsidDel="00000000" w:rsidR="00000000" w:rsidRPr="00000000">
        <w:rPr>
          <w:color w:val="373a3c"/>
          <w:highlight w:val="white"/>
          <w:rtl w:val="0"/>
        </w:rPr>
        <w:t xml:space="preserve">17.1 </w:t>
      </w:r>
      <w:r w:rsidDel="00000000" w:rsidR="00000000" w:rsidRPr="00000000">
        <w:rPr>
          <w:color w:val="373a3c"/>
          <w:sz w:val="21"/>
          <w:szCs w:val="21"/>
          <w:highlight w:val="white"/>
          <w:rtl w:val="0"/>
        </w:rPr>
        <w:t xml:space="preserve">Change the pivot to show the values as a percentage of the column total. What percentage of Part Time students failed?</w:t>
      </w:r>
      <w:r w:rsidDel="00000000" w:rsidR="00000000" w:rsidRPr="00000000">
        <w:rPr>
          <w:rtl w:val="0"/>
        </w:rPr>
      </w:r>
    </w:p>
    <w:p w:rsidR="00000000" w:rsidDel="00000000" w:rsidP="00000000" w:rsidRDefault="00000000" w:rsidRPr="00000000" w14:paraId="000001BE">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BF">
      <w:pPr>
        <w:rPr>
          <w:b w:val="1"/>
          <w:color w:val="373a3c"/>
          <w:highlight w:val="white"/>
        </w:rPr>
      </w:pPr>
      <w:r w:rsidDel="00000000" w:rsidR="00000000" w:rsidRPr="00000000">
        <w:rPr>
          <w:rtl w:val="0"/>
        </w:rPr>
      </w:r>
    </w:p>
    <w:p w:rsidR="00000000" w:rsidDel="00000000" w:rsidP="00000000" w:rsidRDefault="00000000" w:rsidRPr="00000000" w14:paraId="000001C0">
      <w:pPr>
        <w:rPr>
          <w:color w:val="373a3c"/>
          <w:highlight w:val="white"/>
        </w:rPr>
      </w:pPr>
      <w:r w:rsidDel="00000000" w:rsidR="00000000" w:rsidRPr="00000000">
        <w:rPr>
          <w:color w:val="373a3c"/>
          <w:highlight w:val="white"/>
          <w:rtl w:val="0"/>
        </w:rPr>
        <w:t xml:space="preserve">18.1 </w:t>
      </w:r>
      <w:r w:rsidDel="00000000" w:rsidR="00000000" w:rsidRPr="00000000">
        <w:rPr>
          <w:color w:val="373a3c"/>
          <w:sz w:val="21"/>
          <w:szCs w:val="21"/>
          <w:highlight w:val="white"/>
          <w:rtl w:val="0"/>
        </w:rPr>
        <w:t xml:space="preserve">Mr Chang has observed that the students attending the college seem to be increasingly more able and more motivated. He would like to see if there is a pattern in the results based on enrolment date. Click in A17 and create another pivot table to show the average final mark by enrolment date. Add a filter field and change the filter to only show data for Mr Chang. Format the values to only show 2 decimal places. What was the Average mark for 2017?</w:t>
      </w:r>
      <w:r w:rsidDel="00000000" w:rsidR="00000000" w:rsidRPr="00000000">
        <w:rPr>
          <w:rtl w:val="0"/>
        </w:rPr>
      </w:r>
    </w:p>
    <w:p w:rsidR="00000000" w:rsidDel="00000000" w:rsidP="00000000" w:rsidRDefault="00000000" w:rsidRPr="00000000" w14:paraId="000001C1">
      <w:pPr>
        <w:rPr>
          <w:b w:val="1"/>
          <w:color w:val="373a3c"/>
          <w:highlight w:val="white"/>
        </w:rPr>
      </w:pPr>
      <w:r w:rsidDel="00000000" w:rsidR="00000000" w:rsidRPr="00000000">
        <w:rPr>
          <w:b w:val="1"/>
          <w:color w:val="373a3c"/>
          <w:highlight w:val="white"/>
          <w:rtl w:val="0"/>
        </w:rPr>
        <w:t xml:space="preserve">()</w:t>
        <w:br w:type="textWrapping"/>
      </w:r>
    </w:p>
    <w:p w:rsidR="00000000" w:rsidDel="00000000" w:rsidP="00000000" w:rsidRDefault="00000000" w:rsidRPr="00000000" w14:paraId="000001C2">
      <w:pPr>
        <w:rPr>
          <w:color w:val="373a3c"/>
          <w:highlight w:val="white"/>
        </w:rPr>
      </w:pPr>
      <w:r w:rsidDel="00000000" w:rsidR="00000000" w:rsidRPr="00000000">
        <w:rPr>
          <w:color w:val="373a3c"/>
          <w:highlight w:val="white"/>
          <w:rtl w:val="0"/>
        </w:rPr>
        <w:t xml:space="preserve">19.1 </w:t>
      </w:r>
      <w:r w:rsidDel="00000000" w:rsidR="00000000" w:rsidRPr="00000000">
        <w:rPr>
          <w:color w:val="373a3c"/>
          <w:sz w:val="21"/>
          <w:szCs w:val="21"/>
          <w:highlight w:val="white"/>
          <w:rtl w:val="0"/>
        </w:rPr>
        <w:t xml:space="preserve">Create a Clustered Column pivot chart using the data in the second pivot table (if you have Excel for Mac select the data in A17:B20 and just create a regular chart). Add a linear trendline and display the R-squared value on the chart. What is the R-squared value?</w:t>
      </w:r>
      <w:r w:rsidDel="00000000" w:rsidR="00000000" w:rsidRPr="00000000">
        <w:rPr>
          <w:rtl w:val="0"/>
        </w:rPr>
      </w:r>
    </w:p>
    <w:p w:rsidR="00000000" w:rsidDel="00000000" w:rsidP="00000000" w:rsidRDefault="00000000" w:rsidRPr="00000000" w14:paraId="000001C3">
      <w:pPr>
        <w:rPr>
          <w:b w:val="1"/>
          <w:color w:val="373a3c"/>
          <w:highlight w:val="white"/>
        </w:rPr>
      </w:pPr>
      <w:r w:rsidDel="00000000" w:rsidR="00000000" w:rsidRPr="00000000">
        <w:rPr>
          <w:b w:val="1"/>
          <w:color w:val="373a3c"/>
          <w:highlight w:val="white"/>
          <w:rtl w:val="0"/>
        </w:rPr>
        <w:t xml:space="preserve">()</w:t>
      </w:r>
    </w:p>
    <w:p w:rsidR="00000000" w:rsidDel="00000000" w:rsidP="00000000" w:rsidRDefault="00000000" w:rsidRPr="00000000" w14:paraId="000001C4">
      <w:pPr>
        <w:rPr>
          <w:b w:val="1"/>
          <w:color w:val="373a3c"/>
          <w:highlight w:val="white"/>
        </w:rPr>
      </w:pPr>
      <w:r w:rsidDel="00000000" w:rsidR="00000000" w:rsidRPr="00000000">
        <w:rPr>
          <w:rtl w:val="0"/>
        </w:rPr>
      </w:r>
    </w:p>
    <w:p w:rsidR="00000000" w:rsidDel="00000000" w:rsidP="00000000" w:rsidRDefault="00000000" w:rsidRPr="00000000" w14:paraId="000001C5">
      <w:pPr>
        <w:rPr>
          <w:color w:val="373a3c"/>
          <w:sz w:val="21"/>
          <w:szCs w:val="21"/>
          <w:highlight w:val="white"/>
        </w:rPr>
      </w:pPr>
      <w:r w:rsidDel="00000000" w:rsidR="00000000" w:rsidRPr="00000000">
        <w:rPr>
          <w:color w:val="373a3c"/>
          <w:highlight w:val="white"/>
          <w:rtl w:val="0"/>
        </w:rPr>
        <w:t xml:space="preserve">20.1</w:t>
      </w:r>
      <w:r w:rsidDel="00000000" w:rsidR="00000000" w:rsidRPr="00000000">
        <w:rPr>
          <w:color w:val="373a3c"/>
          <w:sz w:val="21"/>
          <w:szCs w:val="21"/>
          <w:highlight w:val="white"/>
          <w:rtl w:val="0"/>
        </w:rPr>
        <w:t xml:space="preserve">Have a look at the other trend line options and select the one that returns the best R-squared value. Forecast forward for 1 period. If the trend continues, students who enrol in 2018 are expected to get an average result closest to…</w:t>
      </w:r>
    </w:p>
    <w:p w:rsidR="00000000" w:rsidDel="00000000" w:rsidP="00000000" w:rsidRDefault="00000000" w:rsidRPr="00000000" w14:paraId="000001C6">
      <w:pPr>
        <w:rPr>
          <w:b w:val="1"/>
          <w:color w:val="373a3c"/>
          <w:highlight w:val="white"/>
        </w:rPr>
      </w:pPr>
      <w:r w:rsidDel="00000000" w:rsidR="00000000" w:rsidRPr="00000000">
        <w:rPr>
          <w:b w:val="1"/>
          <w:color w:val="373a3c"/>
          <w:highlight w:val="white"/>
          <w:rtl w:val="0"/>
        </w:rPr>
        <w:t xml:space="preserve">(73)</w:t>
      </w:r>
    </w:p>
    <w:p w:rsidR="00000000" w:rsidDel="00000000" w:rsidP="00000000" w:rsidRDefault="00000000" w:rsidRPr="00000000" w14:paraId="000001C7">
      <w:pPr>
        <w:rPr>
          <w:b w:val="1"/>
          <w:color w:val="373a3c"/>
          <w:highlight w:val="white"/>
        </w:rPr>
      </w:pPr>
      <w:r w:rsidDel="00000000" w:rsidR="00000000" w:rsidRPr="00000000">
        <w:rPr>
          <w:rtl w:val="0"/>
        </w:rPr>
      </w:r>
    </w:p>
    <w:p w:rsidR="00000000" w:rsidDel="00000000" w:rsidP="00000000" w:rsidRDefault="00000000" w:rsidRPr="00000000" w14:paraId="000001C8">
      <w:pPr>
        <w:spacing w:after="300" w:line="342.85714285714283" w:lineRule="auto"/>
        <w:ind w:left="720" w:firstLine="0"/>
        <w:rPr>
          <w:color w:val="373a3c"/>
          <w:sz w:val="21"/>
          <w:szCs w:val="21"/>
          <w:highlight w:val="white"/>
        </w:rPr>
      </w:pPr>
      <w:r w:rsidDel="00000000" w:rsidR="00000000" w:rsidRPr="00000000">
        <w:rPr>
          <w:rtl w:val="0"/>
        </w:rPr>
      </w:r>
    </w:p>
    <w:p w:rsidR="00000000" w:rsidDel="00000000" w:rsidP="00000000" w:rsidRDefault="00000000" w:rsidRPr="00000000" w14:paraId="000001C9">
      <w:pPr>
        <w:spacing w:after="30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1CA">
      <w:pPr>
        <w:spacing w:after="460"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1CB">
      <w:pPr>
        <w:spacing w:after="300"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1CC">
      <w:pPr>
        <w:spacing w:after="460" w:line="342.85714285714283" w:lineRule="auto"/>
        <w:rPr>
          <w:color w:val="373a3c"/>
          <w:sz w:val="21"/>
          <w:szCs w:val="21"/>
          <w:highlight w:val="white"/>
        </w:rPr>
      </w:pPr>
      <w:r w:rsidDel="00000000" w:rsidR="00000000" w:rsidRPr="00000000">
        <w:rPr>
          <w:rtl w:val="0"/>
        </w:rPr>
      </w:r>
    </w:p>
    <w:p w:rsidR="00000000" w:rsidDel="00000000" w:rsidP="00000000" w:rsidRDefault="00000000" w:rsidRPr="00000000" w14:paraId="000001CD">
      <w:pPr>
        <w:spacing w:after="460" w:line="342.85714285714283" w:lineRule="auto"/>
        <w:rPr>
          <w:b w:val="1"/>
          <w:color w:val="373a3c"/>
          <w:sz w:val="21"/>
          <w:szCs w:val="21"/>
          <w:highlight w:val="white"/>
        </w:rPr>
      </w:pPr>
      <w:r w:rsidDel="00000000" w:rsidR="00000000" w:rsidRPr="00000000">
        <w:rPr>
          <w:rtl w:val="0"/>
        </w:rPr>
      </w:r>
    </w:p>
    <w:p w:rsidR="00000000" w:rsidDel="00000000" w:rsidP="00000000" w:rsidRDefault="00000000" w:rsidRPr="00000000" w14:paraId="000001CE">
      <w:pPr>
        <w:spacing w:after="300" w:line="342.85714285714283" w:lineRule="auto"/>
        <w:rPr>
          <w:b w:val="1"/>
          <w:color w:val="373a3c"/>
          <w:sz w:val="21"/>
          <w:szCs w:val="21"/>
          <w:highlight w:val="white"/>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1" w:date="2018-11-13T12:21:16Z">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Хай</w:t>
      </w:r>
    </w:p>
  </w:comment>
  <w:comment w:author="Сергей Котлицкий" w:id="2" w:date="2018-11-01T18:33:13Z">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меня одного нет ответов на достаточно много вопросов в этом тесте?</w:t>
      </w:r>
    </w:p>
  </w:comment>
  <w:comment w:author="Дима Матвеенко" w:id="3" w:date="2018-11-01T18:56:19Z">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Скинул отдельным файлов в группу</w:t>
      </w:r>
    </w:p>
  </w:comment>
  <w:comment w:author="Никита Фёдоров" w:id="0" w:date="2018-11-05T10:06:44Z">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810.95(правильно)</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Внесите изменения иначе это тест не пройти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3a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3a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3a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